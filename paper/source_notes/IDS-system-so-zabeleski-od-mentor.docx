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F5FB09" w14:textId="4CC01DA3" w:rsidR="003A2FE3" w:rsidRDefault="00FA26A8" w:rsidP="003A2FE3">
      <w:pPr>
        <w:jc w:val="center"/>
        <w:rPr>
          <w:rFonts w:ascii="Arial" w:hAnsi="Arial" w:cs="Arial"/>
          <w:b/>
          <w:sz w:val="28"/>
          <w:szCs w:val="28"/>
        </w:rPr>
      </w:pPr>
      <w:r>
        <w:rPr>
          <w:noProof/>
        </w:rPr>
        <mc:AlternateContent>
          <mc:Choice Requires="wps">
            <w:drawing>
              <wp:anchor distT="0" distB="0" distL="114300" distR="114300" simplePos="0" relativeHeight="251655680" behindDoc="1" locked="0" layoutInCell="1" allowOverlap="1" wp14:anchorId="060C5DFD" wp14:editId="23621017">
                <wp:simplePos x="0" y="0"/>
                <wp:positionH relativeFrom="margin">
                  <wp:align>center</wp:align>
                </wp:positionH>
                <wp:positionV relativeFrom="margin">
                  <wp:align>top</wp:align>
                </wp:positionV>
                <wp:extent cx="4619625" cy="1028700"/>
                <wp:effectExtent l="0" t="0" r="3175" b="0"/>
                <wp:wrapSquare wrapText="bothSides"/>
                <wp:docPr id="155430398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619625" cy="1028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7C059" w14:textId="77777777" w:rsidR="003A2FE3" w:rsidRPr="00D67E7D" w:rsidRDefault="003A2FE3" w:rsidP="003A2FE3">
                            <w:pPr>
                              <w:jc w:val="center"/>
                              <w:rPr>
                                <w:rFonts w:ascii="Arial" w:hAnsi="Arial" w:cs="Arial"/>
                                <w:b/>
                                <w:sz w:val="28"/>
                                <w:szCs w:val="28"/>
                                <w:lang w:val="ru-RU"/>
                              </w:rPr>
                            </w:pPr>
                            <w:r w:rsidRPr="00337206">
                              <w:rPr>
                                <w:rFonts w:ascii="Arial" w:hAnsi="Arial" w:cs="Arial"/>
                                <w:b/>
                                <w:sz w:val="28"/>
                                <w:szCs w:val="28"/>
                                <w:lang w:val="ru-RU"/>
                              </w:rPr>
                              <w:t>Универзитет „Св. Климент Охридски“ – Битола</w:t>
                            </w:r>
                          </w:p>
                          <w:p w14:paraId="2E4AF172" w14:textId="77777777" w:rsidR="003A2FE3" w:rsidRPr="00A43663" w:rsidRDefault="003A2FE3" w:rsidP="00FA26A8">
                            <w:pPr>
                              <w:jc w:val="center"/>
                              <w:rPr>
                                <w:rFonts w:ascii="Arial" w:hAnsi="Arial" w:cs="Arial"/>
                                <w:b/>
                                <w:sz w:val="28"/>
                                <w:szCs w:val="28"/>
                                <w:lang w:val="ru-RU"/>
                              </w:rPr>
                            </w:pPr>
                            <w:r w:rsidRPr="00A43663">
                              <w:rPr>
                                <w:rFonts w:ascii="Arial" w:hAnsi="Arial" w:cs="Arial"/>
                                <w:b/>
                                <w:sz w:val="28"/>
                                <w:szCs w:val="28"/>
                                <w:lang w:val="ru-RU"/>
                              </w:rPr>
                              <w:t>ФАКУЛТ</w:t>
                            </w:r>
                            <w:r>
                              <w:rPr>
                                <w:rFonts w:ascii="Arial" w:hAnsi="Arial" w:cs="Arial"/>
                                <w:b/>
                                <w:sz w:val="28"/>
                                <w:szCs w:val="28"/>
                                <w:lang w:val="ru-RU"/>
                              </w:rPr>
                              <w:t xml:space="preserve">ЕТ ЗА </w:t>
                            </w:r>
                            <w:r w:rsidR="001558AF">
                              <w:rPr>
                                <w:rFonts w:ascii="Arial" w:hAnsi="Arial" w:cs="Arial"/>
                                <w:b/>
                                <w:sz w:val="28"/>
                                <w:szCs w:val="28"/>
                                <w:lang w:val="ru-RU"/>
                              </w:rPr>
                              <w:t>ИНФОРМА</w:t>
                            </w:r>
                            <w:r w:rsidR="001558AF">
                              <w:rPr>
                                <w:rFonts w:ascii="Arial" w:hAnsi="Arial" w:cs="Arial"/>
                                <w:b/>
                                <w:sz w:val="28"/>
                                <w:szCs w:val="28"/>
                                <w:lang w:val="mk-MK"/>
                              </w:rPr>
                              <w:t>Т</w:t>
                            </w:r>
                            <w:r w:rsidR="001551AD">
                              <w:rPr>
                                <w:rFonts w:ascii="Arial" w:hAnsi="Arial" w:cs="Arial"/>
                                <w:b/>
                                <w:sz w:val="28"/>
                                <w:szCs w:val="28"/>
                                <w:lang w:val="ru-RU"/>
                              </w:rPr>
                              <w:t>И</w:t>
                            </w:r>
                            <w:r w:rsidR="001558AF">
                              <w:rPr>
                                <w:rFonts w:ascii="Arial" w:hAnsi="Arial" w:cs="Arial"/>
                                <w:b/>
                                <w:sz w:val="28"/>
                                <w:szCs w:val="28"/>
                                <w:lang w:val="ru-RU"/>
                              </w:rPr>
                              <w:t>Ч</w:t>
                            </w:r>
                            <w:r w:rsidR="001551AD">
                              <w:rPr>
                                <w:rFonts w:ascii="Arial" w:hAnsi="Arial" w:cs="Arial"/>
                                <w:b/>
                                <w:sz w:val="28"/>
                                <w:szCs w:val="28"/>
                                <w:lang w:val="ru-RU"/>
                              </w:rPr>
                              <w:t>КИ И КОМУНИКАЦИСКИ ТЕХНОЛОГИИ</w:t>
                            </w:r>
                            <w:r w:rsidRPr="00A43663">
                              <w:rPr>
                                <w:rFonts w:ascii="Arial" w:hAnsi="Arial" w:cs="Arial"/>
                                <w:b/>
                                <w:sz w:val="28"/>
                                <w:szCs w:val="28"/>
                                <w:lang w:val="ru-RU"/>
                              </w:rPr>
                              <w:t xml:space="preserve"> – БИТОЛА</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060C5DFD" id="_x0000_t202" coordsize="21600,21600" o:spt="202" path="m,l,21600r21600,l21600,xe">
                <v:stroke joinstyle="miter"/>
                <v:path gradientshapeok="t" o:connecttype="rect"/>
              </v:shapetype>
              <v:shape id="Text Box 4" o:spid="_x0000_s1026" type="#_x0000_t202" style="position:absolute;left:0;text-align:left;margin-left:0;margin-top:0;width:363.75pt;height:81pt;z-index:-251660800;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" stroked="f">
                <v:path arrowok="t"/>
                <v:textbox>
                  <w:txbxContent>
                    <w:p w14:paraId="3367C059" w14:textId="77777777" w:rsidR="003A2FE3" w:rsidRPr="00D67E7D" w:rsidRDefault="003A2FE3" w:rsidP="003A2FE3">
                      <w:pPr>
                        <w:jc w:val="center"/>
                        <w:rPr>
                          <w:rFonts w:ascii="Arial" w:hAnsi="Arial" w:cs="Arial"/>
                          <w:b/>
                          <w:sz w:val="28"/>
                          <w:szCs w:val="28"/>
                          <w:lang w:val="ru-RU"/>
                        </w:rPr>
                      </w:pPr>
                      <w:r w:rsidRPr="00337206">
                        <w:rPr>
                          <w:rFonts w:ascii="Arial" w:hAnsi="Arial" w:cs="Arial"/>
                          <w:b/>
                          <w:sz w:val="28"/>
                          <w:szCs w:val="28"/>
                          <w:lang w:val="ru-RU"/>
                        </w:rPr>
                        <w:t>Универзитет „Св. Климент Охридски“ – Битола</w:t>
                      </w:r>
                    </w:p>
                    <w:p w14:paraId="2E4AF172" w14:textId="77777777" w:rsidR="003A2FE3" w:rsidRPr="00A43663" w:rsidRDefault="003A2FE3" w:rsidP="00FA26A8">
                      <w:pPr>
                        <w:jc w:val="center"/>
                        <w:rPr>
                          <w:rFonts w:ascii="Arial" w:hAnsi="Arial" w:cs="Arial"/>
                          <w:b/>
                          <w:sz w:val="28"/>
                          <w:szCs w:val="28"/>
                          <w:lang w:val="ru-RU"/>
                        </w:rPr>
                      </w:pPr>
                      <w:r w:rsidRPr="00A43663">
                        <w:rPr>
                          <w:rFonts w:ascii="Arial" w:hAnsi="Arial" w:cs="Arial"/>
                          <w:b/>
                          <w:sz w:val="28"/>
                          <w:szCs w:val="28"/>
                          <w:lang w:val="ru-RU"/>
                        </w:rPr>
                        <w:t>ФАКУЛТ</w:t>
                      </w:r>
                      <w:r>
                        <w:rPr>
                          <w:rFonts w:ascii="Arial" w:hAnsi="Arial" w:cs="Arial"/>
                          <w:b/>
                          <w:sz w:val="28"/>
                          <w:szCs w:val="28"/>
                          <w:lang w:val="ru-RU"/>
                        </w:rPr>
                        <w:t xml:space="preserve">ЕТ ЗА </w:t>
                      </w:r>
                      <w:r w:rsidR="001558AF">
                        <w:rPr>
                          <w:rFonts w:ascii="Arial" w:hAnsi="Arial" w:cs="Arial"/>
                          <w:b/>
                          <w:sz w:val="28"/>
                          <w:szCs w:val="28"/>
                          <w:lang w:val="ru-RU"/>
                        </w:rPr>
                        <w:t>ИНФОРМА</w:t>
                      </w:r>
                      <w:r w:rsidR="001558AF">
                        <w:rPr>
                          <w:rFonts w:ascii="Arial" w:hAnsi="Arial" w:cs="Arial"/>
                          <w:b/>
                          <w:sz w:val="28"/>
                          <w:szCs w:val="28"/>
                          <w:lang w:val="mk-MK"/>
                        </w:rPr>
                        <w:t>Т</w:t>
                      </w:r>
                      <w:r w:rsidR="001551AD">
                        <w:rPr>
                          <w:rFonts w:ascii="Arial" w:hAnsi="Arial" w:cs="Arial"/>
                          <w:b/>
                          <w:sz w:val="28"/>
                          <w:szCs w:val="28"/>
                          <w:lang w:val="ru-RU"/>
                        </w:rPr>
                        <w:t>И</w:t>
                      </w:r>
                      <w:r w:rsidR="001558AF">
                        <w:rPr>
                          <w:rFonts w:ascii="Arial" w:hAnsi="Arial" w:cs="Arial"/>
                          <w:b/>
                          <w:sz w:val="28"/>
                          <w:szCs w:val="28"/>
                          <w:lang w:val="ru-RU"/>
                        </w:rPr>
                        <w:t>Ч</w:t>
                      </w:r>
                      <w:r w:rsidR="001551AD">
                        <w:rPr>
                          <w:rFonts w:ascii="Arial" w:hAnsi="Arial" w:cs="Arial"/>
                          <w:b/>
                          <w:sz w:val="28"/>
                          <w:szCs w:val="28"/>
                          <w:lang w:val="ru-RU"/>
                        </w:rPr>
                        <w:t>КИ И КОМУНИКАЦИСКИ ТЕХНОЛОГИИ</w:t>
                      </w:r>
                      <w:r w:rsidRPr="00A43663">
                        <w:rPr>
                          <w:rFonts w:ascii="Arial" w:hAnsi="Arial" w:cs="Arial"/>
                          <w:b/>
                          <w:sz w:val="28"/>
                          <w:szCs w:val="28"/>
                          <w:lang w:val="ru-RU"/>
                        </w:rPr>
                        <w:t xml:space="preserve"> – БИТОЛА</w:t>
                      </w:r>
                    </w:p>
                  </w:txbxContent>
                </v:textbox>
                <w10:wrap type="square" anchorx="margin" anchory="margin"/>
              </v:shape>
            </w:pict>
          </mc:Fallback>
        </mc:AlternateContent>
      </w:r>
      <w:r>
        <w:rPr>
          <w:noProof/>
        </w:rPr>
        <w:drawing>
          <wp:anchor distT="0" distB="0" distL="114300" distR="114300" simplePos="0" relativeHeight="251658752" behindDoc="1" locked="0" layoutInCell="1" allowOverlap="1" wp14:anchorId="2EA9F5A9" wp14:editId="4845F7BE">
            <wp:simplePos x="0" y="0"/>
            <wp:positionH relativeFrom="column">
              <wp:posOffset>5110737</wp:posOffset>
            </wp:positionH>
            <wp:positionV relativeFrom="paragraph">
              <wp:posOffset>198363</wp:posOffset>
            </wp:positionV>
            <wp:extent cx="1176655" cy="631190"/>
            <wp:effectExtent l="0" t="0" r="4445" b="3810"/>
            <wp:wrapTight wrapText="bothSides">
              <wp:wrapPolygon edited="0">
                <wp:start x="12123" y="0"/>
                <wp:lineTo x="10957" y="435"/>
                <wp:lineTo x="6994" y="6085"/>
                <wp:lineTo x="0" y="8258"/>
                <wp:lineTo x="0" y="19557"/>
                <wp:lineTo x="933" y="21296"/>
                <wp:lineTo x="19350" y="21296"/>
                <wp:lineTo x="19350" y="20861"/>
                <wp:lineTo x="21448" y="15646"/>
                <wp:lineTo x="21448" y="2608"/>
                <wp:lineTo x="18651" y="0"/>
                <wp:lineTo x="12123" y="0"/>
              </wp:wrapPolygon>
            </wp:wrapTight>
            <wp:docPr id="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76655" cy="631190"/>
                    </a:xfrm>
                    <a:prstGeom prst="rect">
                      <a:avLst/>
                    </a:prstGeom>
                    <a:noFill/>
                    <a:ln>
                      <a:noFill/>
                    </a:ln>
                  </pic:spPr>
                </pic:pic>
              </a:graphicData>
            </a:graphic>
            <wp14:sizeRelH relativeFrom="page">
              <wp14:pctWidth>0</wp14:pctWidth>
            </wp14:sizeRelH>
            <wp14:sizeRelV relativeFrom="page">
              <wp14:pctHeight>0</wp14:pctHeight>
            </wp14:sizeRelV>
          </wp:anchor>
        </w:drawing>
      </w:r>
      <w:r w:rsidR="001A63C7">
        <w:rPr>
          <w:noProof/>
        </w:rPr>
        <w:drawing>
          <wp:anchor distT="0" distB="0" distL="114300" distR="114300" simplePos="0" relativeHeight="251656704" behindDoc="0" locked="0" layoutInCell="1" allowOverlap="1" wp14:anchorId="42C61A2A" wp14:editId="61D7D46A">
            <wp:simplePos x="0" y="0"/>
            <wp:positionH relativeFrom="column">
              <wp:posOffset>-316230</wp:posOffset>
            </wp:positionH>
            <wp:positionV relativeFrom="paragraph">
              <wp:posOffset>-228600</wp:posOffset>
            </wp:positionV>
            <wp:extent cx="605155" cy="914400"/>
            <wp:effectExtent l="0" t="0" r="0" b="0"/>
            <wp:wrapSquare wrapText="bothSides"/>
            <wp:docPr id="3" name="Picture 6" descr="Logo UKL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Logo UKLO"/>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515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CD4D5E" w14:textId="0DE5E9C6" w:rsidR="003A2FE3" w:rsidRPr="00D67E7D" w:rsidRDefault="00FA26A8" w:rsidP="00FA26A8">
      <w:pPr>
        <w:rPr>
          <w:rFonts w:ascii="Arial" w:hAnsi="Arial" w:cs="Arial"/>
          <w:b/>
          <w:sz w:val="28"/>
          <w:szCs w:val="28"/>
        </w:rPr>
      </w:pPr>
      <w:r>
        <w:rPr>
          <w:rFonts w:ascii="Arial" w:hAnsi="Arial" w:cs="Arial"/>
          <w:b/>
          <w:noProof/>
          <w:sz w:val="28"/>
          <w:szCs w:val="28"/>
        </w:rPr>
        <mc:AlternateContent>
          <mc:Choice Requires="wps">
            <w:drawing>
              <wp:anchor distT="0" distB="0" distL="114300" distR="114300" simplePos="0" relativeHeight="251657728" behindDoc="0" locked="0" layoutInCell="1" allowOverlap="1" wp14:anchorId="5BCC9C6F" wp14:editId="38D63CC3">
                <wp:simplePos x="0" y="0"/>
                <wp:positionH relativeFrom="column">
                  <wp:posOffset>-1905</wp:posOffset>
                </wp:positionH>
                <wp:positionV relativeFrom="paragraph">
                  <wp:posOffset>883947</wp:posOffset>
                </wp:positionV>
                <wp:extent cx="5486400" cy="0"/>
                <wp:effectExtent l="0" t="25400" r="38100" b="38100"/>
                <wp:wrapNone/>
                <wp:docPr id="44646802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48640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48A7CA2"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69.6pt" to="431.85pt,6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" strokeweight="4.5pt">
                <v:stroke linestyle="thinThick"/>
                <o:lock v:ext="edit" shapetype="f"/>
              </v:line>
            </w:pict>
          </mc:Fallback>
        </mc:AlternateContent>
      </w:r>
    </w:p>
    <w:p w14:paraId="0E1E1C3E" w14:textId="77777777" w:rsidR="003A2FE3" w:rsidRPr="003A2FE3" w:rsidRDefault="003A2FE3" w:rsidP="003A2FE3">
      <w:pPr>
        <w:jc w:val="center"/>
        <w:rPr>
          <w:rFonts w:ascii="Arial" w:hAnsi="Arial" w:cs="Arial"/>
          <w:b/>
          <w:sz w:val="28"/>
          <w:szCs w:val="28"/>
          <w:lang w:val="ru-RU"/>
        </w:rPr>
      </w:pPr>
    </w:p>
    <w:p w14:paraId="342E2B33" w14:textId="77777777" w:rsidR="003A2FE3" w:rsidRPr="006047CD" w:rsidRDefault="003A2FE3" w:rsidP="003A2FE3">
      <w:pPr>
        <w:jc w:val="center"/>
        <w:rPr>
          <w:rFonts w:ascii="Arial" w:hAnsi="Arial" w:cs="Arial"/>
          <w:b/>
          <w:sz w:val="28"/>
          <w:szCs w:val="28"/>
          <w:lang w:val="mk-MK"/>
        </w:rPr>
      </w:pPr>
      <w:r>
        <w:rPr>
          <w:rFonts w:ascii="Arial" w:hAnsi="Arial" w:cs="Arial"/>
          <w:b/>
          <w:sz w:val="28"/>
          <w:szCs w:val="28"/>
          <w:lang w:val="mk-MK"/>
        </w:rPr>
        <w:t>Втор циклус</w:t>
      </w:r>
    </w:p>
    <w:p w14:paraId="6A3C119A" w14:textId="77777777" w:rsidR="003A2FE3" w:rsidRPr="00D67E7D" w:rsidRDefault="003A2FE3" w:rsidP="003A2FE3">
      <w:pPr>
        <w:spacing w:line="360" w:lineRule="auto"/>
        <w:jc w:val="center"/>
        <w:rPr>
          <w:rFonts w:ascii="Arial" w:hAnsi="Arial" w:cs="Arial"/>
          <w:b/>
          <w:sz w:val="36"/>
          <w:szCs w:val="36"/>
          <w:lang w:val="mk-MK"/>
        </w:rPr>
      </w:pPr>
    </w:p>
    <w:p w14:paraId="1D7C2520" w14:textId="77777777" w:rsidR="003A2FE3" w:rsidRDefault="003A2FE3" w:rsidP="003A2FE3">
      <w:pPr>
        <w:spacing w:line="360" w:lineRule="auto"/>
        <w:rPr>
          <w:rFonts w:ascii="Arial" w:hAnsi="Arial" w:cs="Arial"/>
          <w:b/>
          <w:sz w:val="36"/>
          <w:szCs w:val="36"/>
          <w:lang w:val="mk-MK"/>
        </w:rPr>
      </w:pPr>
    </w:p>
    <w:p w14:paraId="3EA910D8" w14:textId="77777777" w:rsidR="003A2FE3" w:rsidRDefault="003A2FE3" w:rsidP="003A2FE3">
      <w:pPr>
        <w:spacing w:line="360" w:lineRule="auto"/>
        <w:rPr>
          <w:rFonts w:ascii="Arial" w:hAnsi="Arial" w:cs="Arial"/>
          <w:b/>
          <w:sz w:val="36"/>
          <w:szCs w:val="36"/>
          <w:lang w:val="mk-MK"/>
        </w:rPr>
      </w:pPr>
    </w:p>
    <w:p w14:paraId="76F80E99" w14:textId="77777777" w:rsidR="003A2FE3" w:rsidRPr="00D67E7D" w:rsidRDefault="003A2FE3" w:rsidP="003A2FE3">
      <w:pPr>
        <w:spacing w:line="360" w:lineRule="auto"/>
        <w:rPr>
          <w:rFonts w:ascii="Arial" w:hAnsi="Arial" w:cs="Arial"/>
          <w:b/>
          <w:sz w:val="36"/>
          <w:szCs w:val="36"/>
          <w:lang w:val="mk-MK"/>
        </w:rPr>
      </w:pPr>
    </w:p>
    <w:p w14:paraId="25550582" w14:textId="77777777" w:rsidR="003A2FE3" w:rsidRPr="00D67E7D" w:rsidRDefault="003A2FE3" w:rsidP="003A2FE3">
      <w:pPr>
        <w:spacing w:line="360" w:lineRule="auto"/>
        <w:jc w:val="center"/>
        <w:rPr>
          <w:rFonts w:ascii="Arial" w:hAnsi="Arial" w:cs="Arial"/>
          <w:b/>
          <w:sz w:val="36"/>
          <w:szCs w:val="36"/>
          <w:lang w:val="mk-MK"/>
        </w:rPr>
      </w:pPr>
    </w:p>
    <w:p w14:paraId="49C124DE" w14:textId="77777777" w:rsidR="003A2FE3" w:rsidRDefault="00F26DFC" w:rsidP="003A2FE3">
      <w:pPr>
        <w:spacing w:line="360" w:lineRule="auto"/>
        <w:jc w:val="center"/>
        <w:rPr>
          <w:rFonts w:ascii="Arial" w:hAnsi="Arial" w:cs="Arial"/>
          <w:b/>
          <w:sz w:val="40"/>
          <w:szCs w:val="40"/>
          <w:lang w:val="mk-MK"/>
        </w:rPr>
      </w:pPr>
      <w:r>
        <w:rPr>
          <w:rFonts w:ascii="Arial" w:hAnsi="Arial" w:cs="Arial"/>
          <w:b/>
          <w:sz w:val="40"/>
          <w:szCs w:val="40"/>
          <w:lang w:val="mk-MK"/>
        </w:rPr>
        <w:t>Системи за откривање на мрежни напади базирани на вештачка интелигенција</w:t>
      </w:r>
    </w:p>
    <w:p w14:paraId="11B02DEC" w14:textId="77777777" w:rsidR="00F26DFC" w:rsidRPr="00F26DFC" w:rsidRDefault="00F26DFC" w:rsidP="003A2FE3">
      <w:pPr>
        <w:spacing w:line="360" w:lineRule="auto"/>
        <w:jc w:val="center"/>
        <w:rPr>
          <w:rFonts w:ascii="Arial" w:hAnsi="Arial" w:cs="Arial"/>
          <w:i/>
          <w:iCs/>
          <w:sz w:val="40"/>
          <w:szCs w:val="40"/>
        </w:rPr>
      </w:pPr>
      <w:r>
        <w:rPr>
          <w:rFonts w:ascii="Arial" w:hAnsi="Arial" w:cs="Arial"/>
          <w:b/>
          <w:i/>
          <w:iCs/>
          <w:sz w:val="40"/>
          <w:szCs w:val="40"/>
        </w:rPr>
        <w:t>(AI based network intrusion detection systems)</w:t>
      </w:r>
    </w:p>
    <w:p w14:paraId="2EDE5EF9" w14:textId="77777777" w:rsidR="003A2FE3" w:rsidRPr="00D67E7D" w:rsidRDefault="001D2843" w:rsidP="003A2FE3">
      <w:pPr>
        <w:spacing w:line="360" w:lineRule="auto"/>
        <w:jc w:val="center"/>
        <w:rPr>
          <w:rFonts w:ascii="Arial" w:hAnsi="Arial" w:cs="Arial"/>
          <w:sz w:val="28"/>
          <w:szCs w:val="28"/>
          <w:lang w:val="mk-MK"/>
        </w:rPr>
      </w:pPr>
      <w:r>
        <w:rPr>
          <w:rFonts w:ascii="Arial" w:hAnsi="Arial" w:cs="Arial"/>
          <w:sz w:val="28"/>
          <w:szCs w:val="28"/>
          <w:lang w:val="mk-MK"/>
        </w:rPr>
        <w:t xml:space="preserve">Проект </w:t>
      </w:r>
      <w:r w:rsidR="003A2FE3" w:rsidRPr="00D67E7D">
        <w:rPr>
          <w:rFonts w:ascii="Arial" w:hAnsi="Arial" w:cs="Arial"/>
          <w:sz w:val="28"/>
          <w:szCs w:val="28"/>
          <w:lang w:val="mk-MK"/>
        </w:rPr>
        <w:t xml:space="preserve">по </w:t>
      </w:r>
    </w:p>
    <w:p w14:paraId="23EE3EB1" w14:textId="77777777" w:rsidR="003A2FE3" w:rsidRPr="00292571" w:rsidRDefault="00F26DFC" w:rsidP="003A2FE3">
      <w:pPr>
        <w:spacing w:line="360" w:lineRule="auto"/>
        <w:jc w:val="center"/>
        <w:rPr>
          <w:rFonts w:ascii="Arial" w:hAnsi="Arial" w:cs="Arial"/>
          <w:b/>
          <w:sz w:val="28"/>
          <w:szCs w:val="28"/>
          <w:lang w:val="mk-MK"/>
        </w:rPr>
      </w:pPr>
      <w:r>
        <w:rPr>
          <w:rFonts w:ascii="Arial" w:hAnsi="Arial" w:cs="Arial"/>
          <w:b/>
          <w:sz w:val="28"/>
          <w:szCs w:val="28"/>
          <w:lang w:val="mk-MK"/>
        </w:rPr>
        <w:t>Дигитална трансформација и вештачка интелигенција</w:t>
      </w:r>
    </w:p>
    <w:p w14:paraId="05E7C3AD" w14:textId="77777777" w:rsidR="003A2FE3" w:rsidRPr="00D67E7D" w:rsidRDefault="003A2FE3" w:rsidP="003A2FE3">
      <w:pPr>
        <w:jc w:val="center"/>
        <w:rPr>
          <w:rFonts w:ascii="Arial" w:hAnsi="Arial" w:cs="Arial"/>
          <w:b/>
          <w:sz w:val="28"/>
          <w:szCs w:val="28"/>
          <w:lang w:val="mk-MK"/>
        </w:rPr>
      </w:pPr>
    </w:p>
    <w:p w14:paraId="274A803E" w14:textId="77777777" w:rsidR="003A2FE3" w:rsidRDefault="003A2FE3" w:rsidP="003A2FE3">
      <w:pPr>
        <w:jc w:val="center"/>
        <w:rPr>
          <w:rFonts w:ascii="Arial" w:hAnsi="Arial" w:cs="Arial"/>
          <w:b/>
          <w:sz w:val="28"/>
          <w:szCs w:val="28"/>
          <w:lang w:val="mk-MK"/>
        </w:rPr>
      </w:pPr>
    </w:p>
    <w:p w14:paraId="70268D6F" w14:textId="77777777" w:rsidR="003A2FE3" w:rsidRDefault="003A2FE3" w:rsidP="003A2FE3">
      <w:pPr>
        <w:jc w:val="center"/>
        <w:rPr>
          <w:rFonts w:ascii="Arial" w:hAnsi="Arial" w:cs="Arial"/>
          <w:b/>
          <w:sz w:val="28"/>
          <w:szCs w:val="28"/>
          <w:lang w:val="mk-MK"/>
        </w:rPr>
      </w:pPr>
    </w:p>
    <w:p w14:paraId="120CBD09" w14:textId="77777777" w:rsidR="003A2FE3" w:rsidRDefault="003A2FE3" w:rsidP="003A2FE3">
      <w:pPr>
        <w:jc w:val="center"/>
        <w:rPr>
          <w:rFonts w:ascii="Arial" w:hAnsi="Arial" w:cs="Arial"/>
          <w:b/>
          <w:sz w:val="28"/>
          <w:szCs w:val="28"/>
          <w:lang w:val="mk-MK"/>
        </w:rPr>
      </w:pPr>
    </w:p>
    <w:p w14:paraId="0DBCB05B" w14:textId="77777777" w:rsidR="003A2FE3" w:rsidRDefault="003A2FE3" w:rsidP="00162D48">
      <w:pPr>
        <w:rPr>
          <w:rFonts w:ascii="Arial" w:hAnsi="Arial" w:cs="Arial"/>
          <w:b/>
          <w:sz w:val="28"/>
          <w:szCs w:val="28"/>
          <w:lang w:val="mk-MK"/>
        </w:rPr>
      </w:pPr>
    </w:p>
    <w:p w14:paraId="1AC63B5F" w14:textId="77777777" w:rsidR="00162D48" w:rsidRDefault="00162D48" w:rsidP="00162D48">
      <w:pPr>
        <w:rPr>
          <w:rFonts w:ascii="Arial" w:hAnsi="Arial" w:cs="Arial"/>
          <w:b/>
          <w:sz w:val="28"/>
          <w:szCs w:val="28"/>
          <w:lang w:val="mk-MK"/>
        </w:rPr>
      </w:pPr>
    </w:p>
    <w:p w14:paraId="5BD071BB" w14:textId="77777777" w:rsidR="003A2FE3" w:rsidRPr="00FA26A8" w:rsidRDefault="003A2FE3" w:rsidP="00FA26A8">
      <w:pPr>
        <w:rPr>
          <w:rFonts w:ascii="Arial" w:hAnsi="Arial" w:cs="Arial"/>
          <w:b/>
          <w:sz w:val="28"/>
          <w:szCs w:val="28"/>
        </w:rPr>
      </w:pPr>
    </w:p>
    <w:p w14:paraId="66A7F610" w14:textId="77777777" w:rsidR="003A2FE3" w:rsidRPr="00D67E7D" w:rsidRDefault="003A2FE3" w:rsidP="003A2FE3">
      <w:pPr>
        <w:rPr>
          <w:rFonts w:ascii="Arial" w:hAnsi="Arial" w:cs="Arial"/>
          <w:b/>
          <w:sz w:val="28"/>
          <w:szCs w:val="28"/>
          <w:lang w:val="mk-MK"/>
        </w:rPr>
      </w:pPr>
    </w:p>
    <w:p w14:paraId="5497A990" w14:textId="77777777" w:rsidR="003A2FE3" w:rsidRPr="00D67E7D" w:rsidRDefault="003A2FE3" w:rsidP="003A2FE3">
      <w:pPr>
        <w:jc w:val="center"/>
        <w:rPr>
          <w:rFonts w:ascii="Arial" w:hAnsi="Arial" w:cs="Arial"/>
          <w:b/>
          <w:sz w:val="28"/>
          <w:szCs w:val="28"/>
          <w:lang w:val="mk-MK"/>
        </w:rPr>
      </w:pPr>
    </w:p>
    <w:tbl>
      <w:tblPr>
        <w:tblW w:w="0" w:type="auto"/>
        <w:tblInd w:w="-252" w:type="dxa"/>
        <w:tblLook w:val="01E0" w:firstRow="1" w:lastRow="1" w:firstColumn="1" w:lastColumn="1" w:noHBand="0" w:noVBand="0"/>
      </w:tblPr>
      <w:tblGrid>
        <w:gridCol w:w="4320"/>
        <w:gridCol w:w="4680"/>
      </w:tblGrid>
      <w:tr w:rsidR="003A2FE3" w:rsidRPr="0048390A" w14:paraId="4158981A" w14:textId="77777777">
        <w:tc>
          <w:tcPr>
            <w:tcW w:w="4320" w:type="dxa"/>
            <w:vAlign w:val="center"/>
          </w:tcPr>
          <w:p w14:paraId="5950ECC7" w14:textId="77777777" w:rsidR="003A2FE3" w:rsidRPr="0048390A" w:rsidRDefault="003A2FE3" w:rsidP="007C3C4E">
            <w:pPr>
              <w:rPr>
                <w:rFonts w:ascii="Arial" w:hAnsi="Arial" w:cs="Arial"/>
                <w:b/>
                <w:sz w:val="28"/>
                <w:szCs w:val="28"/>
                <w:lang w:val="mk-MK"/>
              </w:rPr>
            </w:pPr>
            <w:r w:rsidRPr="0048390A">
              <w:rPr>
                <w:rFonts w:ascii="Arial" w:hAnsi="Arial" w:cs="Arial"/>
                <w:b/>
                <w:sz w:val="28"/>
                <w:szCs w:val="28"/>
                <w:lang w:val="mk-MK"/>
              </w:rPr>
              <w:t>Ментор</w:t>
            </w:r>
          </w:p>
        </w:tc>
        <w:tc>
          <w:tcPr>
            <w:tcW w:w="4680" w:type="dxa"/>
            <w:vAlign w:val="center"/>
          </w:tcPr>
          <w:p w14:paraId="1098649D" w14:textId="471B5378" w:rsidR="003A2FE3" w:rsidRPr="0048390A" w:rsidRDefault="003A2FE3" w:rsidP="007C3C4E">
            <w:pPr>
              <w:rPr>
                <w:rFonts w:ascii="Arial" w:hAnsi="Arial" w:cs="Arial"/>
                <w:b/>
                <w:sz w:val="28"/>
                <w:szCs w:val="28"/>
                <w:lang w:val="mk-MK"/>
              </w:rPr>
            </w:pPr>
            <w:r w:rsidRPr="0048390A">
              <w:rPr>
                <w:rFonts w:ascii="Arial" w:hAnsi="Arial" w:cs="Arial"/>
                <w:b/>
                <w:sz w:val="28"/>
                <w:szCs w:val="28"/>
                <w:lang w:val="mk-MK"/>
              </w:rPr>
              <w:t>Изработил</w:t>
            </w:r>
          </w:p>
        </w:tc>
      </w:tr>
      <w:tr w:rsidR="003A2FE3" w:rsidRPr="0048390A" w14:paraId="2671F633" w14:textId="77777777">
        <w:trPr>
          <w:trHeight w:val="492"/>
        </w:trPr>
        <w:tc>
          <w:tcPr>
            <w:tcW w:w="4320" w:type="dxa"/>
            <w:vAlign w:val="center"/>
          </w:tcPr>
          <w:p w14:paraId="7ECFF8B4" w14:textId="77777777" w:rsidR="003A2FE3" w:rsidRPr="00B76937" w:rsidRDefault="006922BB" w:rsidP="007C3C4E">
            <w:pPr>
              <w:rPr>
                <w:rFonts w:ascii="Arial" w:hAnsi="Arial" w:cs="Arial"/>
                <w:b/>
                <w:lang w:val="mk-MK"/>
              </w:rPr>
            </w:pPr>
            <w:r w:rsidRPr="00B76937">
              <w:rPr>
                <w:rFonts w:ascii="Arial" w:hAnsi="Arial" w:cs="Arial"/>
                <w:b/>
                <w:lang w:val="mk-MK"/>
              </w:rPr>
              <w:t xml:space="preserve">Проф. д-р </w:t>
            </w:r>
            <w:r w:rsidR="00F26DFC" w:rsidRPr="00B76937">
              <w:rPr>
                <w:rFonts w:ascii="Arial" w:hAnsi="Arial" w:cs="Arial"/>
                <w:b/>
                <w:lang w:val="mk-MK"/>
              </w:rPr>
              <w:t>Ристевски Благој</w:t>
            </w:r>
          </w:p>
          <w:p w14:paraId="0B851ABD" w14:textId="77777777" w:rsidR="003A2FE3" w:rsidRPr="00B76937" w:rsidRDefault="003A2FE3" w:rsidP="007C3C4E">
            <w:pPr>
              <w:rPr>
                <w:rFonts w:ascii="Arial" w:hAnsi="Arial" w:cs="Arial"/>
                <w:b/>
                <w:sz w:val="28"/>
                <w:szCs w:val="28"/>
                <w:lang w:val="mk-MK"/>
              </w:rPr>
            </w:pPr>
          </w:p>
        </w:tc>
        <w:tc>
          <w:tcPr>
            <w:tcW w:w="4680" w:type="dxa"/>
          </w:tcPr>
          <w:p w14:paraId="0C5F7631" w14:textId="6085BE5B" w:rsidR="003A2FE3" w:rsidRPr="00B76937" w:rsidRDefault="00F26DFC" w:rsidP="007C3C4E">
            <w:pPr>
              <w:rPr>
                <w:rFonts w:ascii="Arial" w:hAnsi="Arial" w:cs="Arial"/>
                <w:b/>
                <w:lang w:val="mk-MK"/>
              </w:rPr>
            </w:pPr>
            <w:r w:rsidRPr="00B76937">
              <w:rPr>
                <w:rFonts w:ascii="Arial" w:hAnsi="Arial" w:cs="Arial"/>
                <w:b/>
                <w:lang w:val="mk-MK"/>
              </w:rPr>
              <w:t xml:space="preserve">Сара Карачанакова </w:t>
            </w:r>
            <w:r w:rsidRPr="00B76937">
              <w:rPr>
                <w:rFonts w:ascii="Arial" w:hAnsi="Arial" w:cs="Arial"/>
                <w:b/>
                <w:bCs/>
              </w:rPr>
              <w:t>5/25/</w:t>
            </w:r>
            <w:r w:rsidR="00B46BB4">
              <w:rPr>
                <w:rFonts w:ascii="MS Reference Sans Serif" w:hAnsi="MS Reference Sans Serif" w:cs="Arial"/>
                <w:b/>
                <w:bCs/>
              </w:rPr>
              <w:t>II</w:t>
            </w:r>
          </w:p>
          <w:p w14:paraId="4545EBC0" w14:textId="77777777" w:rsidR="003A2FE3" w:rsidRPr="00B76937" w:rsidRDefault="003A2FE3" w:rsidP="007C3C4E">
            <w:pPr>
              <w:rPr>
                <w:rFonts w:ascii="Arial" w:hAnsi="Arial" w:cs="Arial"/>
                <w:b/>
                <w:lang w:val="mk-MK"/>
              </w:rPr>
            </w:pPr>
          </w:p>
        </w:tc>
      </w:tr>
    </w:tbl>
    <w:p w14:paraId="7CFEC702" w14:textId="77777777" w:rsidR="003A2FE3" w:rsidRPr="00D67E7D" w:rsidRDefault="003A2FE3" w:rsidP="003A2FE3">
      <w:pPr>
        <w:jc w:val="center"/>
        <w:rPr>
          <w:rFonts w:ascii="Arial" w:hAnsi="Arial" w:cs="Arial"/>
          <w:b/>
          <w:sz w:val="28"/>
          <w:szCs w:val="28"/>
          <w:lang w:val="mk-MK"/>
        </w:rPr>
      </w:pPr>
    </w:p>
    <w:p w14:paraId="552598AD" w14:textId="77777777" w:rsidR="003A2FE3" w:rsidRDefault="003A2FE3" w:rsidP="003A2FE3">
      <w:pPr>
        <w:jc w:val="center"/>
        <w:rPr>
          <w:rFonts w:ascii="Arial" w:hAnsi="Arial" w:cs="Arial"/>
          <w:b/>
          <w:sz w:val="28"/>
          <w:szCs w:val="28"/>
          <w:lang w:val="mk-MK"/>
        </w:rPr>
      </w:pPr>
    </w:p>
    <w:p w14:paraId="1E5F15EB" w14:textId="77777777" w:rsidR="00162D48" w:rsidRPr="00D67E7D" w:rsidRDefault="00162D48" w:rsidP="003A2FE3">
      <w:pPr>
        <w:jc w:val="center"/>
        <w:rPr>
          <w:rFonts w:ascii="Arial" w:hAnsi="Arial" w:cs="Arial"/>
          <w:b/>
          <w:sz w:val="28"/>
          <w:szCs w:val="28"/>
          <w:lang w:val="mk-MK"/>
        </w:rPr>
      </w:pPr>
    </w:p>
    <w:p w14:paraId="4F06AF2B" w14:textId="1E5D0869" w:rsidR="00162D48" w:rsidRPr="009B30FC" w:rsidRDefault="003A2FE3" w:rsidP="009B30FC">
      <w:pPr>
        <w:jc w:val="center"/>
        <w:rPr>
          <w:rFonts w:ascii="Arial" w:hAnsi="Arial" w:cs="Arial"/>
          <w:b/>
          <w:sz w:val="28"/>
          <w:szCs w:val="28"/>
          <w:lang w:val="mk-MK"/>
        </w:rPr>
      </w:pPr>
      <w:r w:rsidRPr="00D67E7D">
        <w:rPr>
          <w:rFonts w:ascii="Arial" w:hAnsi="Arial" w:cs="Arial"/>
          <w:b/>
          <w:sz w:val="28"/>
          <w:szCs w:val="28"/>
          <w:lang w:val="mk-MK"/>
        </w:rPr>
        <w:t xml:space="preserve">Битола, </w:t>
      </w:r>
      <w:r w:rsidR="00162D48">
        <w:rPr>
          <w:rFonts w:ascii="Arial" w:hAnsi="Arial" w:cs="Arial"/>
          <w:b/>
          <w:sz w:val="28"/>
          <w:szCs w:val="28"/>
          <w:lang w:val="mk-MK"/>
        </w:rPr>
        <w:t>декември</w:t>
      </w:r>
      <w:r w:rsidRPr="00D67E7D">
        <w:rPr>
          <w:rFonts w:ascii="Arial" w:hAnsi="Arial" w:cs="Arial"/>
          <w:b/>
          <w:sz w:val="28"/>
          <w:szCs w:val="28"/>
          <w:lang w:val="mk-MK"/>
        </w:rPr>
        <w:t xml:space="preserve"> 20</w:t>
      </w:r>
      <w:r w:rsidR="009C1976">
        <w:rPr>
          <w:rFonts w:ascii="Arial" w:hAnsi="Arial" w:cs="Arial"/>
          <w:b/>
          <w:sz w:val="28"/>
          <w:szCs w:val="28"/>
        </w:rPr>
        <w:t>25</w:t>
      </w:r>
      <w:r w:rsidR="00E4766A">
        <w:rPr>
          <w:rFonts w:ascii="Arial" w:hAnsi="Arial" w:cs="Arial"/>
          <w:b/>
          <w:sz w:val="28"/>
          <w:szCs w:val="28"/>
        </w:rPr>
        <w:t xml:space="preserve"> </w:t>
      </w:r>
      <w:r w:rsidRPr="00D67E7D">
        <w:rPr>
          <w:rFonts w:ascii="Arial" w:hAnsi="Arial" w:cs="Arial"/>
          <w:b/>
          <w:sz w:val="28"/>
          <w:szCs w:val="28"/>
          <w:lang w:val="mk-MK"/>
        </w:rPr>
        <w:t>година</w:t>
      </w:r>
    </w:p>
    <w:p w14:paraId="4E7AD3E5" w14:textId="03AFE277" w:rsidR="00292747" w:rsidRPr="0054623D" w:rsidRDefault="00292747" w:rsidP="006772A9">
      <w:pPr>
        <w:pStyle w:val="Heading1"/>
        <w:rPr>
          <w:rFonts w:asciiTheme="minorHAnsi" w:hAnsiTheme="minorHAnsi"/>
          <w:i w:val="0"/>
          <w:iCs/>
          <w:lang w:val="mk-MK"/>
          <w:rPrChange w:id="0" w:author="Blagoj Ristevski" w:date="2026-03-01T21:45:00Z">
            <w:rPr>
              <w:i w:val="0"/>
              <w:iCs/>
            </w:rPr>
          </w:rPrChange>
        </w:rPr>
      </w:pPr>
      <w:bookmarkStart w:id="1" w:name="_Toc216135887"/>
      <w:r w:rsidRPr="006772A9">
        <w:rPr>
          <w:i w:val="0"/>
          <w:iCs/>
        </w:rPr>
        <w:lastRenderedPageBreak/>
        <w:t>АПСТРАКТ</w:t>
      </w:r>
      <w:bookmarkEnd w:id="1"/>
      <w:ins w:id="2" w:author="Blagoj Ristevski" w:date="2026-03-01T21:45:00Z">
        <w:r w:rsidR="0054623D">
          <w:rPr>
            <w:rFonts w:asciiTheme="minorHAnsi" w:hAnsiTheme="minorHAnsi"/>
            <w:i w:val="0"/>
            <w:iCs/>
            <w:lang w:val="mk-MK"/>
          </w:rPr>
          <w:t xml:space="preserve"> – ова страница 1, ама содржина, табелите со кратенки, па апстракт</w:t>
        </w:r>
      </w:ins>
    </w:p>
    <w:p w14:paraId="591FD8C6" w14:textId="77777777" w:rsidR="00292747" w:rsidRDefault="00292747" w:rsidP="00292747">
      <w:pPr>
        <w:jc w:val="center"/>
        <w:rPr>
          <w:rFonts w:ascii="Times New Roman" w:hAnsi="Times New Roman"/>
          <w:color w:val="FF0000"/>
          <w:u w:val="single"/>
          <w:lang w:val="ru-RU"/>
        </w:rPr>
      </w:pPr>
    </w:p>
    <w:p w14:paraId="085A7A0F" w14:textId="17BDE15F" w:rsidR="00B76937" w:rsidRDefault="00B76937" w:rsidP="00B76937">
      <w:pPr>
        <w:pStyle w:val="NormalWeb"/>
        <w:ind w:firstLine="720"/>
        <w:jc w:val="both"/>
      </w:pPr>
      <w:r>
        <w:t>Овој проект разработува интелигентен систем за детекција на мрежни напади (Intrusion Detection System – IDS) базиран на машинско учење. Проблемот што се обработува е автоматско разликување помеѓу нормален и нападен мрежен сообраќај, со цел навремено откривање на потенцијални закани. За реализација на системот е употребен</w:t>
      </w:r>
      <w:ins w:id="3" w:author="Blagoj Ristevski" w:date="2026-03-01T21:42:00Z">
        <w:r w:rsidR="0054623D">
          <w:rPr>
            <w:lang w:val="mk-MK"/>
          </w:rPr>
          <w:t xml:space="preserve">о множеството податоци </w:t>
        </w:r>
      </w:ins>
      <w:del w:id="4" w:author="Blagoj Ristevski" w:date="2026-03-01T21:42:00Z">
        <w:r w:rsidDel="0054623D">
          <w:delText xml:space="preserve"> </w:delText>
        </w:r>
      </w:del>
      <w:r>
        <w:t>NSL-KDD</w:t>
      </w:r>
      <w:del w:id="5" w:author="Blagoj Ristevski" w:date="2026-03-01T21:43:00Z">
        <w:r w:rsidDel="0054623D">
          <w:delText xml:space="preserve"> датасетот</w:delText>
        </w:r>
      </w:del>
      <w:r>
        <w:t xml:space="preserve">, кој беше соодветно обработен преку енкодирање на категоријални податоци, стандардизација и дефинирање бинарна целна </w:t>
      </w:r>
      <w:del w:id="6" w:author="Blagoj Ristevski" w:date="2026-03-01T21:43:00Z">
        <w:r w:rsidDel="0054623D">
          <w:delText>варијабла</w:delText>
        </w:r>
      </w:del>
      <w:ins w:id="7" w:author="Blagoj Ristevski" w:date="2026-03-01T21:43:00Z">
        <w:r w:rsidR="0054623D">
          <w:rPr>
            <w:lang w:val="mk-MK"/>
          </w:rPr>
          <w:t>променлива</w:t>
        </w:r>
      </w:ins>
      <w:r>
        <w:t>.</w:t>
      </w:r>
    </w:p>
    <w:p w14:paraId="12093DA9" w14:textId="5C5A88A6" w:rsidR="00B76937" w:rsidRDefault="00B76937" w:rsidP="0054623D">
      <w:pPr>
        <w:pStyle w:val="NormalWeb"/>
        <w:ind w:firstLine="720"/>
        <w:jc w:val="both"/>
        <w:pPrChange w:id="8" w:author="Blagoj Ristevski" w:date="2026-03-01T21:43:00Z">
          <w:pPr>
            <w:pStyle w:val="NormalWeb"/>
            <w:jc w:val="both"/>
          </w:pPr>
        </w:pPrChange>
      </w:pPr>
      <w:r>
        <w:t>Во проектот се имплементирани четири модели на машинско учење: Decision Tree, Random Forest, Logistic Regression и MLP Neural Network</w:t>
      </w:r>
      <w:ins w:id="9" w:author="Blagoj Ristevski" w:date="2026-03-01T21:43:00Z">
        <w:r w:rsidR="0054623D">
          <w:rPr>
            <w:lang w:val="mk-MK"/>
          </w:rPr>
          <w:t xml:space="preserve"> (и на македонски да се преведат)</w:t>
        </w:r>
      </w:ins>
      <w:r>
        <w:t>. Преку споредбена анализа на метрики како accuracy, precision, recall, F1-score, confusion matrices и ROC/AUC криви, се утврди дека Random Forest и MLP Neural Network постигнуваат најдобри перформанси, со највисока моќ за детекција на нападен сообраќај. Дополнително е извршена анализа на најважните карактеристики со Random Forest, со што се идентификувани фичери што најсилно придонесуваат за откривање напади.</w:t>
      </w:r>
    </w:p>
    <w:p w14:paraId="078F3651" w14:textId="77777777" w:rsidR="00B76937" w:rsidRDefault="00B76937" w:rsidP="00B76937">
      <w:pPr>
        <w:pStyle w:val="NormalWeb"/>
        <w:jc w:val="both"/>
      </w:pPr>
      <w:r>
        <w:t>Резултатот е функционален модел на IDS кој може да се прошири и адаптира за реално-времено мониторирање на мрежен сообраќај и понатамошна примена во системи за сајбер-безбедност.</w:t>
      </w:r>
    </w:p>
    <w:p w14:paraId="3CC26E26" w14:textId="5E9B3CFF" w:rsidR="00292747" w:rsidRPr="00B76937" w:rsidRDefault="00292747" w:rsidP="00B76937">
      <w:pPr>
        <w:spacing w:before="120"/>
        <w:rPr>
          <w:rFonts w:ascii="Times New Roman" w:hAnsi="Times New Roman"/>
          <w:color w:val="FF0000"/>
          <w:u w:val="single"/>
        </w:rPr>
      </w:pPr>
      <w:r w:rsidRPr="00BC51E8">
        <w:rPr>
          <w:rFonts w:ascii="Times New Roman" w:hAnsi="Times New Roman"/>
          <w:color w:val="FF0000"/>
          <w:lang w:val="ru-RU"/>
        </w:rPr>
        <w:tab/>
      </w:r>
      <w:r w:rsidRPr="00BC51E8">
        <w:rPr>
          <w:rFonts w:ascii="Times New Roman" w:hAnsi="Times New Roman"/>
          <w:color w:val="FF0000"/>
          <w:lang w:val="ru-RU"/>
        </w:rPr>
        <w:tab/>
      </w:r>
    </w:p>
    <w:p w14:paraId="0A08731C" w14:textId="77777777" w:rsidR="00292747" w:rsidRPr="00BC51E8" w:rsidRDefault="00292747" w:rsidP="00292747">
      <w:pPr>
        <w:jc w:val="center"/>
        <w:rPr>
          <w:rFonts w:ascii="Times New Roman" w:hAnsi="Times New Roman"/>
          <w:color w:val="FF0000"/>
          <w:u w:val="single"/>
          <w:lang w:val="ru-RU"/>
        </w:rPr>
      </w:pPr>
    </w:p>
    <w:p w14:paraId="0134C1B5" w14:textId="77777777" w:rsidR="00292747" w:rsidRDefault="00292747" w:rsidP="00292747">
      <w:pPr>
        <w:jc w:val="center"/>
        <w:rPr>
          <w:rFonts w:ascii="Times New Roman" w:hAnsi="Times New Roman"/>
          <w:color w:val="FF0000"/>
          <w:u w:val="single"/>
          <w:lang w:val="ru-RU"/>
        </w:rPr>
      </w:pPr>
    </w:p>
    <w:p w14:paraId="5FF7E9A2" w14:textId="77777777" w:rsidR="00292747" w:rsidRDefault="00292747" w:rsidP="00292747">
      <w:pPr>
        <w:jc w:val="center"/>
        <w:rPr>
          <w:rFonts w:ascii="Times New Roman" w:hAnsi="Times New Roman"/>
          <w:color w:val="FF0000"/>
          <w:u w:val="single"/>
          <w:lang w:val="ru-RU"/>
        </w:rPr>
      </w:pPr>
    </w:p>
    <w:p w14:paraId="44CAE47D" w14:textId="77777777" w:rsidR="00292747" w:rsidRDefault="00292747" w:rsidP="00292747">
      <w:pPr>
        <w:jc w:val="center"/>
        <w:rPr>
          <w:rFonts w:ascii="Times New Roman" w:hAnsi="Times New Roman"/>
          <w:color w:val="FF0000"/>
          <w:u w:val="single"/>
          <w:lang w:val="ru-RU"/>
        </w:rPr>
      </w:pPr>
    </w:p>
    <w:p w14:paraId="36AC5F49" w14:textId="77777777" w:rsidR="00292747" w:rsidRDefault="00292747" w:rsidP="00292747">
      <w:pPr>
        <w:pStyle w:val="BodyTextIndent"/>
        <w:rPr>
          <w:sz w:val="24"/>
          <w:szCs w:val="24"/>
          <w:lang w:val="ru-RU"/>
        </w:rPr>
      </w:pPr>
    </w:p>
    <w:p w14:paraId="0DD03F20" w14:textId="77777777" w:rsidR="00292747" w:rsidRDefault="00292747" w:rsidP="00292747">
      <w:pPr>
        <w:pStyle w:val="BodyTextIndent"/>
        <w:rPr>
          <w:sz w:val="24"/>
          <w:szCs w:val="24"/>
          <w:lang w:val="ru-RU"/>
        </w:rPr>
      </w:pPr>
    </w:p>
    <w:p w14:paraId="09126CAB" w14:textId="77777777" w:rsidR="00292747" w:rsidRDefault="00292747" w:rsidP="00292747">
      <w:pPr>
        <w:pStyle w:val="BodyTextIndent"/>
        <w:rPr>
          <w:sz w:val="24"/>
          <w:szCs w:val="24"/>
          <w:lang w:val="ru-RU"/>
        </w:rPr>
      </w:pPr>
    </w:p>
    <w:p w14:paraId="22DF9EE2" w14:textId="77777777" w:rsidR="00292747" w:rsidRDefault="00292747" w:rsidP="00292747">
      <w:pPr>
        <w:pStyle w:val="BodyTextIndent"/>
        <w:rPr>
          <w:sz w:val="24"/>
          <w:szCs w:val="24"/>
          <w:lang w:val="ru-RU"/>
        </w:rPr>
      </w:pPr>
    </w:p>
    <w:p w14:paraId="77DF17DE" w14:textId="77777777" w:rsidR="00292747" w:rsidRDefault="00292747" w:rsidP="00292747">
      <w:pPr>
        <w:jc w:val="center"/>
        <w:rPr>
          <w:rFonts w:ascii="Times New Roman" w:hAnsi="Times New Roman"/>
          <w:color w:val="FF0000"/>
          <w:sz w:val="24"/>
          <w:szCs w:val="24"/>
          <w:lang w:val="ru-RU"/>
        </w:rPr>
      </w:pPr>
    </w:p>
    <w:p w14:paraId="44A3A2B3" w14:textId="77777777" w:rsidR="00292747" w:rsidRDefault="00292747" w:rsidP="00292747">
      <w:pPr>
        <w:jc w:val="center"/>
        <w:rPr>
          <w:rFonts w:ascii="Times New Roman" w:hAnsi="Times New Roman"/>
          <w:color w:val="FF0000"/>
          <w:sz w:val="24"/>
          <w:szCs w:val="24"/>
          <w:lang w:val="ru-RU"/>
        </w:rPr>
      </w:pPr>
    </w:p>
    <w:p w14:paraId="54A57B07" w14:textId="77777777" w:rsidR="00292747" w:rsidRDefault="00292747" w:rsidP="00292747">
      <w:pPr>
        <w:jc w:val="center"/>
        <w:rPr>
          <w:rFonts w:ascii="Times New Roman" w:hAnsi="Times New Roman"/>
          <w:color w:val="FF0000"/>
          <w:sz w:val="24"/>
          <w:szCs w:val="24"/>
          <w:lang w:val="ru-RU"/>
        </w:rPr>
      </w:pPr>
    </w:p>
    <w:p w14:paraId="6B6D98C0" w14:textId="77777777" w:rsidR="00292747" w:rsidRDefault="00292747" w:rsidP="00292747">
      <w:pPr>
        <w:jc w:val="center"/>
        <w:rPr>
          <w:rFonts w:ascii="Times New Roman" w:hAnsi="Times New Roman"/>
          <w:color w:val="FF0000"/>
          <w:sz w:val="24"/>
          <w:szCs w:val="24"/>
          <w:lang w:val="ru-RU"/>
        </w:rPr>
      </w:pPr>
    </w:p>
    <w:p w14:paraId="6689FC74" w14:textId="77777777" w:rsidR="00292747" w:rsidRDefault="00292747" w:rsidP="00292747">
      <w:pPr>
        <w:jc w:val="center"/>
        <w:rPr>
          <w:rFonts w:ascii="Times New Roman" w:hAnsi="Times New Roman"/>
          <w:color w:val="FF0000"/>
          <w:sz w:val="24"/>
          <w:szCs w:val="24"/>
          <w:lang w:val="ru-RU"/>
        </w:rPr>
      </w:pPr>
    </w:p>
    <w:p w14:paraId="56A6CDF9" w14:textId="77777777" w:rsidR="00292747" w:rsidRDefault="00292747" w:rsidP="00292747">
      <w:pPr>
        <w:jc w:val="center"/>
        <w:rPr>
          <w:rFonts w:ascii="Times New Roman" w:hAnsi="Times New Roman"/>
          <w:color w:val="FF0000"/>
          <w:sz w:val="24"/>
          <w:szCs w:val="24"/>
          <w:lang w:val="ru-RU"/>
        </w:rPr>
      </w:pPr>
    </w:p>
    <w:p w14:paraId="5838AF82" w14:textId="77777777" w:rsidR="00292747" w:rsidRDefault="00292747" w:rsidP="00292747">
      <w:pPr>
        <w:jc w:val="center"/>
        <w:rPr>
          <w:rFonts w:ascii="Times New Roman" w:hAnsi="Times New Roman"/>
          <w:color w:val="FF0000"/>
          <w:sz w:val="24"/>
          <w:szCs w:val="24"/>
          <w:lang w:val="ru-RU"/>
        </w:rPr>
      </w:pPr>
    </w:p>
    <w:p w14:paraId="11B1F734" w14:textId="77777777" w:rsidR="00292747" w:rsidRDefault="00292747" w:rsidP="00292747">
      <w:pPr>
        <w:jc w:val="center"/>
        <w:rPr>
          <w:rFonts w:ascii="Times New Roman" w:hAnsi="Times New Roman"/>
          <w:color w:val="FF0000"/>
          <w:sz w:val="24"/>
          <w:szCs w:val="24"/>
          <w:lang w:val="ru-RU"/>
        </w:rPr>
      </w:pPr>
    </w:p>
    <w:p w14:paraId="73654BB9" w14:textId="77777777" w:rsidR="00292747" w:rsidRDefault="00292747" w:rsidP="00292747">
      <w:pPr>
        <w:jc w:val="center"/>
        <w:rPr>
          <w:rFonts w:ascii="Times New Roman" w:hAnsi="Times New Roman"/>
          <w:color w:val="FF0000"/>
          <w:sz w:val="24"/>
          <w:szCs w:val="24"/>
          <w:lang w:val="ru-RU"/>
        </w:rPr>
      </w:pPr>
    </w:p>
    <w:p w14:paraId="1016DD24" w14:textId="77777777" w:rsidR="00292747" w:rsidRDefault="00292747" w:rsidP="00292747">
      <w:pPr>
        <w:jc w:val="center"/>
        <w:rPr>
          <w:rFonts w:ascii="Times New Roman" w:hAnsi="Times New Roman"/>
          <w:color w:val="FF0000"/>
          <w:sz w:val="24"/>
          <w:szCs w:val="24"/>
          <w:lang w:val="ru-RU"/>
        </w:rPr>
      </w:pPr>
    </w:p>
    <w:p w14:paraId="582E54F7" w14:textId="77777777" w:rsidR="00292747" w:rsidRDefault="00292747" w:rsidP="00292747">
      <w:pPr>
        <w:jc w:val="center"/>
        <w:rPr>
          <w:rFonts w:ascii="Times New Roman" w:hAnsi="Times New Roman"/>
          <w:color w:val="FF0000"/>
          <w:sz w:val="24"/>
          <w:szCs w:val="24"/>
          <w:lang w:val="ru-RU"/>
        </w:rPr>
      </w:pPr>
    </w:p>
    <w:p w14:paraId="047E6BFD" w14:textId="77777777" w:rsidR="00292747" w:rsidRDefault="00292747" w:rsidP="00292747">
      <w:pPr>
        <w:jc w:val="center"/>
        <w:rPr>
          <w:rFonts w:ascii="Times New Roman" w:hAnsi="Times New Roman"/>
          <w:color w:val="FF0000"/>
          <w:sz w:val="24"/>
          <w:szCs w:val="24"/>
          <w:lang w:val="ru-RU"/>
        </w:rPr>
      </w:pPr>
    </w:p>
    <w:p w14:paraId="01017DBD" w14:textId="77777777" w:rsidR="00292747" w:rsidRDefault="00292747" w:rsidP="00292747">
      <w:pPr>
        <w:jc w:val="center"/>
        <w:rPr>
          <w:rFonts w:ascii="Times New Roman" w:hAnsi="Times New Roman"/>
          <w:color w:val="FF0000"/>
          <w:sz w:val="24"/>
          <w:szCs w:val="24"/>
          <w:lang w:val="ru-RU"/>
        </w:rPr>
      </w:pPr>
    </w:p>
    <w:p w14:paraId="3141714F" w14:textId="77777777" w:rsidR="00292747" w:rsidRDefault="00292747" w:rsidP="00292747">
      <w:pPr>
        <w:jc w:val="center"/>
        <w:rPr>
          <w:rFonts w:ascii="Times New Roman" w:hAnsi="Times New Roman"/>
          <w:color w:val="FF0000"/>
          <w:sz w:val="24"/>
          <w:szCs w:val="24"/>
          <w:lang w:val="ru-RU"/>
        </w:rPr>
      </w:pPr>
    </w:p>
    <w:p w14:paraId="36A4BFA3" w14:textId="77777777" w:rsidR="00292747" w:rsidRDefault="00292747" w:rsidP="00292747">
      <w:pPr>
        <w:jc w:val="center"/>
        <w:rPr>
          <w:rFonts w:ascii="Times New Roman" w:hAnsi="Times New Roman"/>
          <w:color w:val="FF0000"/>
          <w:sz w:val="24"/>
          <w:szCs w:val="24"/>
          <w:lang w:val="ru-RU"/>
        </w:rPr>
      </w:pPr>
    </w:p>
    <w:p w14:paraId="6958B0AF" w14:textId="77777777" w:rsidR="00292747" w:rsidRDefault="00292747" w:rsidP="00292747">
      <w:pPr>
        <w:jc w:val="center"/>
        <w:rPr>
          <w:rFonts w:ascii="Times New Roman" w:hAnsi="Times New Roman"/>
          <w:color w:val="FF0000"/>
          <w:sz w:val="24"/>
          <w:szCs w:val="24"/>
          <w:lang w:val="ru-RU"/>
        </w:rPr>
      </w:pPr>
    </w:p>
    <w:p w14:paraId="0A7F1147" w14:textId="77777777" w:rsidR="00292747" w:rsidRDefault="00292747" w:rsidP="00292747">
      <w:pPr>
        <w:jc w:val="center"/>
        <w:rPr>
          <w:rFonts w:ascii="Times New Roman" w:hAnsi="Times New Roman"/>
          <w:color w:val="FF0000"/>
          <w:sz w:val="24"/>
          <w:szCs w:val="24"/>
          <w:lang w:val="ru-RU"/>
        </w:rPr>
      </w:pPr>
    </w:p>
    <w:p w14:paraId="47C69341" w14:textId="77777777" w:rsidR="00292747" w:rsidRDefault="00292747" w:rsidP="00292747">
      <w:pPr>
        <w:jc w:val="center"/>
        <w:rPr>
          <w:rFonts w:ascii="Times New Roman" w:hAnsi="Times New Roman"/>
          <w:color w:val="FF0000"/>
          <w:sz w:val="24"/>
          <w:szCs w:val="24"/>
        </w:rPr>
      </w:pPr>
    </w:p>
    <w:p w14:paraId="69664FD4" w14:textId="75953B8A" w:rsidR="00292747" w:rsidRDefault="00292747" w:rsidP="00B135C6">
      <w:pPr>
        <w:pStyle w:val="Heading1"/>
        <w:jc w:val="both"/>
        <w:rPr>
          <w:rFonts w:ascii="Times New Roman" w:hAnsi="Times New Roman"/>
          <w:i w:val="0"/>
          <w:sz w:val="24"/>
          <w:szCs w:val="24"/>
          <w:lang w:val="mk-MK"/>
        </w:rPr>
      </w:pPr>
    </w:p>
    <w:p w14:paraId="717365CC" w14:textId="77777777" w:rsidR="00B135C6" w:rsidRPr="00B135C6" w:rsidRDefault="00B135C6" w:rsidP="00B135C6">
      <w:pPr>
        <w:rPr>
          <w:lang w:val="mk-MK"/>
        </w:rPr>
      </w:pPr>
    </w:p>
    <w:p w14:paraId="15115A2D" w14:textId="77777777" w:rsidR="00292747" w:rsidRPr="006C7A89" w:rsidRDefault="00292747" w:rsidP="00292747">
      <w:pPr>
        <w:pStyle w:val="Heading1"/>
        <w:rPr>
          <w:rFonts w:ascii="Times New Roman" w:hAnsi="Times New Roman"/>
          <w:i w:val="0"/>
          <w:sz w:val="24"/>
          <w:szCs w:val="24"/>
          <w:lang w:val="ru-RU"/>
        </w:rPr>
      </w:pPr>
      <w:bookmarkStart w:id="10" w:name="_Toc216135888"/>
      <w:r w:rsidRPr="006C7A89">
        <w:rPr>
          <w:rFonts w:ascii="Times New Roman" w:hAnsi="Times New Roman"/>
          <w:i w:val="0"/>
          <w:sz w:val="24"/>
          <w:szCs w:val="24"/>
          <w:lang w:val="mk-MK"/>
        </w:rPr>
        <w:t>ЛИСТА НА КОРИСТЕНИ ОЗНАКИ</w:t>
      </w:r>
      <w:bookmarkEnd w:id="10"/>
    </w:p>
    <w:p w14:paraId="55BD21E0" w14:textId="77777777" w:rsidR="00292747" w:rsidRPr="001C2A64" w:rsidRDefault="00292747" w:rsidP="00292747">
      <w:pPr>
        <w:rPr>
          <w:rFonts w:ascii="Times New Roman" w:hAnsi="Times New Roman"/>
          <w:sz w:val="20"/>
          <w:lang w:val="ru-RU"/>
        </w:rPr>
      </w:pPr>
    </w:p>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56" w:type="dxa"/>
          <w:right w:w="56" w:type="dxa"/>
        </w:tblCellMar>
        <w:tblLook w:val="0000" w:firstRow="0" w:lastRow="0" w:firstColumn="0" w:lastColumn="0" w:noHBand="0" w:noVBand="0"/>
      </w:tblPr>
      <w:tblGrid>
        <w:gridCol w:w="1332"/>
        <w:gridCol w:w="3827"/>
        <w:gridCol w:w="3969"/>
      </w:tblGrid>
      <w:tr w:rsidR="00292747" w:rsidRPr="006C7A89" w14:paraId="38B29384" w14:textId="77777777">
        <w:tc>
          <w:tcPr>
            <w:tcW w:w="1332" w:type="dxa"/>
            <w:vAlign w:val="center"/>
          </w:tcPr>
          <w:p w14:paraId="53C96AB0" w14:textId="77777777" w:rsidR="00292747" w:rsidRPr="006772A9" w:rsidRDefault="00292747" w:rsidP="006772A9">
            <w:pPr>
              <w:jc w:val="center"/>
              <w:rPr>
                <w:rFonts w:ascii="Times New Roman" w:hAnsi="Times New Roman"/>
                <w:b/>
                <w:bCs/>
              </w:rPr>
            </w:pPr>
            <w:r w:rsidRPr="006772A9">
              <w:rPr>
                <w:rFonts w:ascii="Times New Roman" w:hAnsi="Times New Roman"/>
                <w:b/>
                <w:bCs/>
                <w:sz w:val="21"/>
                <w:szCs w:val="18"/>
                <w:lang w:val="mk-MK"/>
              </w:rPr>
              <w:t>Ознака</w:t>
            </w:r>
          </w:p>
        </w:tc>
        <w:tc>
          <w:tcPr>
            <w:tcW w:w="3827" w:type="dxa"/>
            <w:vAlign w:val="center"/>
          </w:tcPr>
          <w:p w14:paraId="710EB362" w14:textId="77777777" w:rsidR="00292747" w:rsidRPr="006772A9" w:rsidRDefault="00292747" w:rsidP="006772A9">
            <w:pPr>
              <w:jc w:val="center"/>
              <w:rPr>
                <w:rFonts w:ascii="Times New Roman" w:hAnsi="Times New Roman"/>
                <w:b/>
                <w:bCs/>
                <w:sz w:val="21"/>
                <w:szCs w:val="18"/>
              </w:rPr>
            </w:pPr>
            <w:r w:rsidRPr="006772A9">
              <w:rPr>
                <w:rFonts w:ascii="Times New Roman" w:hAnsi="Times New Roman"/>
                <w:b/>
                <w:bCs/>
                <w:sz w:val="21"/>
                <w:szCs w:val="18"/>
                <w:lang w:val="mk-MK"/>
              </w:rPr>
              <w:t>Значење на македонски јазик</w:t>
            </w:r>
          </w:p>
        </w:tc>
        <w:tc>
          <w:tcPr>
            <w:tcW w:w="3969" w:type="dxa"/>
            <w:vAlign w:val="center"/>
          </w:tcPr>
          <w:p w14:paraId="5C04A173" w14:textId="77777777" w:rsidR="00292747" w:rsidRPr="006772A9" w:rsidRDefault="00292747" w:rsidP="006772A9">
            <w:pPr>
              <w:jc w:val="center"/>
              <w:rPr>
                <w:rFonts w:ascii="Times New Roman" w:hAnsi="Times New Roman"/>
                <w:b/>
                <w:bCs/>
                <w:sz w:val="21"/>
                <w:szCs w:val="18"/>
              </w:rPr>
            </w:pPr>
            <w:r w:rsidRPr="006772A9">
              <w:rPr>
                <w:rFonts w:ascii="Times New Roman" w:hAnsi="Times New Roman"/>
                <w:b/>
                <w:bCs/>
                <w:sz w:val="21"/>
                <w:szCs w:val="18"/>
                <w:lang w:val="mk-MK"/>
              </w:rPr>
              <w:t>Значење на англиски јазик</w:t>
            </w:r>
          </w:p>
        </w:tc>
      </w:tr>
      <w:tr w:rsidR="00292747" w:rsidRPr="006C7A89" w14:paraId="0565AC1F" w14:textId="77777777">
        <w:tc>
          <w:tcPr>
            <w:tcW w:w="1332" w:type="dxa"/>
            <w:shd w:val="pct10" w:color="000000" w:fill="FFFFFF"/>
            <w:vAlign w:val="center"/>
          </w:tcPr>
          <w:p w14:paraId="35D20785" w14:textId="77777777" w:rsidR="00292747" w:rsidRPr="006C7A89" w:rsidRDefault="00292747" w:rsidP="002705EF">
            <w:pPr>
              <w:jc w:val="center"/>
              <w:rPr>
                <w:sz w:val="20"/>
              </w:rPr>
            </w:pPr>
            <w:r w:rsidRPr="006C7A89">
              <w:rPr>
                <w:rFonts w:ascii="Times New Roman" w:hAnsi="Times New Roman"/>
                <w:sz w:val="20"/>
              </w:rPr>
              <w:t>1</w:t>
            </w:r>
          </w:p>
        </w:tc>
        <w:tc>
          <w:tcPr>
            <w:tcW w:w="3827" w:type="dxa"/>
            <w:shd w:val="pct10" w:color="000000" w:fill="FFFFFF"/>
            <w:vAlign w:val="center"/>
          </w:tcPr>
          <w:p w14:paraId="5577479E" w14:textId="77777777" w:rsidR="00292747" w:rsidRPr="006C7A89" w:rsidRDefault="00292747" w:rsidP="002705EF">
            <w:pPr>
              <w:jc w:val="center"/>
              <w:rPr>
                <w:sz w:val="20"/>
              </w:rPr>
            </w:pPr>
            <w:r w:rsidRPr="006C7A89">
              <w:rPr>
                <w:rFonts w:ascii="Times New Roman" w:hAnsi="Times New Roman"/>
                <w:sz w:val="20"/>
              </w:rPr>
              <w:t>2</w:t>
            </w:r>
          </w:p>
        </w:tc>
        <w:tc>
          <w:tcPr>
            <w:tcW w:w="3969" w:type="dxa"/>
            <w:shd w:val="pct10" w:color="000000" w:fill="FFFFFF"/>
            <w:vAlign w:val="center"/>
          </w:tcPr>
          <w:p w14:paraId="5C034B1E" w14:textId="77777777" w:rsidR="00292747" w:rsidRPr="006C7A89" w:rsidRDefault="00292747" w:rsidP="002705EF">
            <w:pPr>
              <w:jc w:val="center"/>
              <w:rPr>
                <w:sz w:val="20"/>
              </w:rPr>
            </w:pPr>
            <w:r w:rsidRPr="006C7A89">
              <w:rPr>
                <w:rFonts w:ascii="Times New Roman" w:hAnsi="Times New Roman"/>
                <w:sz w:val="20"/>
                <w:lang w:val="mk-MK"/>
              </w:rPr>
              <w:t>3</w:t>
            </w:r>
          </w:p>
        </w:tc>
      </w:tr>
      <w:tr w:rsidR="00292747" w:rsidRPr="006C7A89" w14:paraId="01570F5F" w14:textId="77777777">
        <w:tc>
          <w:tcPr>
            <w:tcW w:w="1332" w:type="dxa"/>
            <w:vAlign w:val="center"/>
          </w:tcPr>
          <w:p w14:paraId="2888DC28" w14:textId="38ED500C" w:rsidR="00292747" w:rsidRPr="00B135C6" w:rsidRDefault="00B76937" w:rsidP="002705EF">
            <w:pPr>
              <w:jc w:val="left"/>
              <w:rPr>
                <w:i/>
                <w:sz w:val="20"/>
              </w:rPr>
            </w:pPr>
            <w:r w:rsidRPr="00B135C6">
              <w:rPr>
                <w:rFonts w:ascii="Times New Roman" w:hAnsi="Times New Roman"/>
                <w:i/>
                <w:sz w:val="20"/>
              </w:rPr>
              <w:t>AI</w:t>
            </w:r>
          </w:p>
        </w:tc>
        <w:tc>
          <w:tcPr>
            <w:tcW w:w="3827" w:type="dxa"/>
            <w:vAlign w:val="center"/>
          </w:tcPr>
          <w:p w14:paraId="2572BB88" w14:textId="19B3FF29" w:rsidR="00292747" w:rsidRPr="00B135C6" w:rsidRDefault="00B76937" w:rsidP="002705EF">
            <w:pPr>
              <w:jc w:val="left"/>
              <w:rPr>
                <w:rFonts w:ascii="Times New Roman" w:hAnsi="Times New Roman"/>
                <w:sz w:val="20"/>
                <w:lang w:val="mk-MK"/>
              </w:rPr>
            </w:pPr>
            <w:r w:rsidRPr="00B135C6">
              <w:rPr>
                <w:rFonts w:ascii="Times New Roman" w:hAnsi="Times New Roman"/>
                <w:sz w:val="20"/>
                <w:lang w:val="mk-MK"/>
              </w:rPr>
              <w:t>Вештачка интелигенција</w:t>
            </w:r>
          </w:p>
        </w:tc>
        <w:tc>
          <w:tcPr>
            <w:tcW w:w="3969" w:type="dxa"/>
            <w:vAlign w:val="center"/>
          </w:tcPr>
          <w:p w14:paraId="3D911172" w14:textId="0D0A6A48" w:rsidR="00292747" w:rsidRPr="0054623D" w:rsidRDefault="00B76937" w:rsidP="002705EF">
            <w:pPr>
              <w:jc w:val="left"/>
              <w:rPr>
                <w:rFonts w:ascii="Times New Roman" w:hAnsi="Times New Roman"/>
                <w:sz w:val="20"/>
                <w:highlight w:val="yellow"/>
                <w:rPrChange w:id="11" w:author="Blagoj Ristevski" w:date="2026-03-01T21:44:00Z">
                  <w:rPr>
                    <w:rFonts w:ascii="Times New Roman" w:hAnsi="Times New Roman"/>
                    <w:sz w:val="20"/>
                  </w:rPr>
                </w:rPrChange>
              </w:rPr>
            </w:pPr>
            <w:r w:rsidRPr="0054623D">
              <w:rPr>
                <w:bCs/>
                <w:sz w:val="20"/>
                <w:highlight w:val="yellow"/>
                <w:rPrChange w:id="12" w:author="Blagoj Ristevski" w:date="2026-03-01T21:44:00Z">
                  <w:rPr>
                    <w:bCs/>
                    <w:sz w:val="20"/>
                  </w:rPr>
                </w:rPrChange>
              </w:rPr>
              <w:t>Artificial intelligence</w:t>
            </w:r>
          </w:p>
        </w:tc>
      </w:tr>
      <w:tr w:rsidR="00292747" w:rsidRPr="006C7A89" w14:paraId="1318E17B" w14:textId="77777777">
        <w:tc>
          <w:tcPr>
            <w:tcW w:w="1332" w:type="dxa"/>
            <w:vAlign w:val="center"/>
          </w:tcPr>
          <w:p w14:paraId="03F55188" w14:textId="76015A57" w:rsidR="00292747" w:rsidRPr="00B135C6" w:rsidRDefault="00B76937" w:rsidP="002705EF">
            <w:pPr>
              <w:jc w:val="left"/>
              <w:rPr>
                <w:i/>
                <w:iCs/>
                <w:sz w:val="20"/>
              </w:rPr>
            </w:pPr>
            <w:r w:rsidRPr="00B135C6">
              <w:rPr>
                <w:i/>
                <w:iCs/>
                <w:sz w:val="20"/>
              </w:rPr>
              <w:t>IDS</w:t>
            </w:r>
          </w:p>
        </w:tc>
        <w:tc>
          <w:tcPr>
            <w:tcW w:w="3827" w:type="dxa"/>
            <w:vAlign w:val="center"/>
          </w:tcPr>
          <w:p w14:paraId="754593B7" w14:textId="5F33F248" w:rsidR="00292747" w:rsidRPr="00B135C6" w:rsidRDefault="00B76937" w:rsidP="002705EF">
            <w:pPr>
              <w:jc w:val="left"/>
              <w:rPr>
                <w:sz w:val="20"/>
                <w:lang w:val="mk-MK"/>
              </w:rPr>
            </w:pPr>
            <w:r w:rsidRPr="00B135C6">
              <w:rPr>
                <w:sz w:val="20"/>
                <w:lang w:val="mk-MK"/>
              </w:rPr>
              <w:t>Системи за детекција на упади</w:t>
            </w:r>
          </w:p>
        </w:tc>
        <w:tc>
          <w:tcPr>
            <w:tcW w:w="3969" w:type="dxa"/>
            <w:vAlign w:val="center"/>
          </w:tcPr>
          <w:p w14:paraId="0940B97F" w14:textId="5D46EBE8" w:rsidR="00292747" w:rsidRPr="0054623D" w:rsidRDefault="00B76937" w:rsidP="002705EF">
            <w:pPr>
              <w:jc w:val="left"/>
              <w:rPr>
                <w:sz w:val="20"/>
                <w:highlight w:val="yellow"/>
                <w:rPrChange w:id="13" w:author="Blagoj Ristevski" w:date="2026-03-01T21:44:00Z">
                  <w:rPr>
                    <w:sz w:val="20"/>
                  </w:rPr>
                </w:rPrChange>
              </w:rPr>
            </w:pPr>
            <w:r w:rsidRPr="0054623D">
              <w:rPr>
                <w:sz w:val="20"/>
                <w:highlight w:val="yellow"/>
                <w:rPrChange w:id="14" w:author="Blagoj Ristevski" w:date="2026-03-01T21:44:00Z">
                  <w:rPr>
                    <w:sz w:val="20"/>
                  </w:rPr>
                </w:rPrChange>
              </w:rPr>
              <w:t>Intrusion detection systems</w:t>
            </w:r>
          </w:p>
        </w:tc>
      </w:tr>
      <w:tr w:rsidR="00292747" w:rsidRPr="006C7A89" w14:paraId="1FB5F957" w14:textId="77777777">
        <w:tc>
          <w:tcPr>
            <w:tcW w:w="1332" w:type="dxa"/>
            <w:vAlign w:val="center"/>
          </w:tcPr>
          <w:p w14:paraId="3C8EE2D5" w14:textId="094740E8" w:rsidR="00292747" w:rsidRPr="00B135C6" w:rsidRDefault="00B76937" w:rsidP="002705EF">
            <w:pPr>
              <w:jc w:val="left"/>
              <w:rPr>
                <w:i/>
                <w:sz w:val="20"/>
              </w:rPr>
            </w:pPr>
            <w:r w:rsidRPr="00B135C6">
              <w:rPr>
                <w:i/>
                <w:sz w:val="20"/>
              </w:rPr>
              <w:t>MLP</w:t>
            </w:r>
          </w:p>
        </w:tc>
        <w:tc>
          <w:tcPr>
            <w:tcW w:w="3827" w:type="dxa"/>
            <w:vAlign w:val="center"/>
          </w:tcPr>
          <w:p w14:paraId="50A0D33B" w14:textId="33B96A07" w:rsidR="00292747" w:rsidRPr="00B135C6" w:rsidRDefault="00B76937" w:rsidP="002705EF">
            <w:pPr>
              <w:jc w:val="left"/>
              <w:rPr>
                <w:sz w:val="20"/>
                <w:lang w:val="mk-MK"/>
              </w:rPr>
            </w:pPr>
            <w:r w:rsidRPr="00B135C6">
              <w:rPr>
                <w:sz w:val="20"/>
                <w:lang w:val="mk-MK"/>
              </w:rPr>
              <w:t>Повеќе слоен перцептрон</w:t>
            </w:r>
          </w:p>
        </w:tc>
        <w:tc>
          <w:tcPr>
            <w:tcW w:w="3969" w:type="dxa"/>
            <w:vAlign w:val="center"/>
          </w:tcPr>
          <w:p w14:paraId="44D44DB5" w14:textId="5B583D84" w:rsidR="00292747" w:rsidRPr="0054623D" w:rsidRDefault="00B76937" w:rsidP="002705EF">
            <w:pPr>
              <w:jc w:val="left"/>
              <w:rPr>
                <w:sz w:val="20"/>
                <w:highlight w:val="yellow"/>
                <w:rPrChange w:id="15" w:author="Blagoj Ristevski" w:date="2026-03-01T21:44:00Z">
                  <w:rPr>
                    <w:sz w:val="20"/>
                  </w:rPr>
                </w:rPrChange>
              </w:rPr>
            </w:pPr>
            <w:r w:rsidRPr="0054623D">
              <w:rPr>
                <w:sz w:val="20"/>
                <w:highlight w:val="yellow"/>
                <w:rPrChange w:id="16" w:author="Blagoj Ristevski" w:date="2026-03-01T21:44:00Z">
                  <w:rPr>
                    <w:sz w:val="20"/>
                  </w:rPr>
                </w:rPrChange>
              </w:rPr>
              <w:t>Multi – layer perceptron</w:t>
            </w:r>
          </w:p>
        </w:tc>
      </w:tr>
      <w:tr w:rsidR="00292747" w:rsidRPr="006C7A89" w14:paraId="6C063C00" w14:textId="77777777">
        <w:tc>
          <w:tcPr>
            <w:tcW w:w="1332" w:type="dxa"/>
            <w:vAlign w:val="center"/>
          </w:tcPr>
          <w:p w14:paraId="232B3741" w14:textId="077113D9" w:rsidR="00292747" w:rsidRPr="00B135C6" w:rsidRDefault="00B135C6" w:rsidP="002705EF">
            <w:pPr>
              <w:jc w:val="left"/>
              <w:rPr>
                <w:i/>
                <w:iCs/>
                <w:sz w:val="20"/>
              </w:rPr>
            </w:pPr>
            <w:r w:rsidRPr="00B135C6">
              <w:rPr>
                <w:i/>
                <w:iCs/>
                <w:sz w:val="20"/>
              </w:rPr>
              <w:t>ROC/AUC</w:t>
            </w:r>
          </w:p>
        </w:tc>
        <w:tc>
          <w:tcPr>
            <w:tcW w:w="3827" w:type="dxa"/>
            <w:vAlign w:val="center"/>
          </w:tcPr>
          <w:p w14:paraId="4BF37860" w14:textId="21405F05" w:rsidR="00292747" w:rsidRPr="00B135C6" w:rsidRDefault="00B135C6" w:rsidP="002705EF">
            <w:pPr>
              <w:jc w:val="left"/>
              <w:rPr>
                <w:rFonts w:ascii="Arial" w:hAnsi="Arial" w:cs="Arial"/>
                <w:sz w:val="20"/>
              </w:rPr>
            </w:pPr>
            <w:r>
              <w:rPr>
                <w:sz w:val="20"/>
                <w:lang w:val="mk-MK"/>
              </w:rPr>
              <w:t>Работна карактеристика на приемникот</w:t>
            </w:r>
            <w:r w:rsidR="00531B62">
              <w:rPr>
                <w:sz w:val="20"/>
                <w:lang w:val="mk-MK"/>
              </w:rPr>
              <w:t xml:space="preserve"> / Површина под кривата </w:t>
            </w:r>
          </w:p>
        </w:tc>
        <w:tc>
          <w:tcPr>
            <w:tcW w:w="3969" w:type="dxa"/>
            <w:vAlign w:val="center"/>
          </w:tcPr>
          <w:p w14:paraId="565DEAD1" w14:textId="2E7A2455" w:rsidR="00292747" w:rsidRPr="0054623D" w:rsidRDefault="00B135C6" w:rsidP="002705EF">
            <w:pPr>
              <w:jc w:val="left"/>
              <w:rPr>
                <w:rFonts w:ascii="Times New Roman" w:hAnsi="Times New Roman"/>
                <w:sz w:val="20"/>
                <w:highlight w:val="yellow"/>
                <w:rPrChange w:id="17" w:author="Blagoj Ristevski" w:date="2026-03-01T21:44:00Z">
                  <w:rPr>
                    <w:rFonts w:ascii="Times New Roman" w:hAnsi="Times New Roman"/>
                    <w:sz w:val="20"/>
                  </w:rPr>
                </w:rPrChange>
              </w:rPr>
            </w:pPr>
            <w:r w:rsidRPr="0054623D">
              <w:rPr>
                <w:sz w:val="20"/>
                <w:highlight w:val="yellow"/>
                <w:rPrChange w:id="18" w:author="Blagoj Ristevski" w:date="2026-03-01T21:44:00Z">
                  <w:rPr>
                    <w:sz w:val="20"/>
                  </w:rPr>
                </w:rPrChange>
              </w:rPr>
              <w:t>Receiver Operating Characteristic / Area Under the Curve</w:t>
            </w:r>
          </w:p>
        </w:tc>
      </w:tr>
    </w:tbl>
    <w:p w14:paraId="03CDEBAF" w14:textId="77777777" w:rsidR="00292747" w:rsidRDefault="00292747" w:rsidP="00292747">
      <w:pPr>
        <w:pStyle w:val="Heading1"/>
        <w:jc w:val="left"/>
        <w:rPr>
          <w:rFonts w:ascii="Times New Roman" w:hAnsi="Times New Roman"/>
          <w:sz w:val="24"/>
          <w:lang w:val="mk-MK"/>
        </w:rPr>
      </w:pPr>
    </w:p>
    <w:p w14:paraId="1A33C1E0" w14:textId="31025DD2" w:rsidR="00292747" w:rsidRDefault="00292747" w:rsidP="00531B62">
      <w:pPr>
        <w:jc w:val="center"/>
        <w:rPr>
          <w:rFonts w:ascii="Times New Roman" w:hAnsi="Times New Roman"/>
          <w:color w:val="FF0000"/>
          <w:sz w:val="24"/>
          <w:szCs w:val="24"/>
          <w:lang w:val="ru-RU"/>
        </w:rPr>
      </w:pPr>
      <w:r w:rsidRPr="00631D81">
        <w:rPr>
          <w:rFonts w:ascii="Times New Roman" w:hAnsi="Times New Roman"/>
          <w:color w:val="FF0000"/>
          <w:sz w:val="24"/>
          <w:szCs w:val="24"/>
          <w:lang w:val="ru-RU"/>
        </w:rPr>
        <w:t xml:space="preserve"> </w:t>
      </w:r>
    </w:p>
    <w:p w14:paraId="4EA17A47" w14:textId="77777777" w:rsidR="00292747" w:rsidRPr="00631D81" w:rsidRDefault="00292747" w:rsidP="00292747">
      <w:pPr>
        <w:jc w:val="center"/>
        <w:rPr>
          <w:rFonts w:ascii="Times New Roman" w:hAnsi="Times New Roman"/>
          <w:color w:val="FF0000"/>
          <w:sz w:val="24"/>
          <w:szCs w:val="24"/>
          <w:lang w:val="ru-RU"/>
        </w:rPr>
      </w:pPr>
    </w:p>
    <w:p w14:paraId="23DCCFB5" w14:textId="4A85853A" w:rsidR="00292747" w:rsidRPr="00524A47" w:rsidRDefault="00292747" w:rsidP="00292747">
      <w:pPr>
        <w:pStyle w:val="Heading1"/>
        <w:rPr>
          <w:i w:val="0"/>
          <w:sz w:val="24"/>
        </w:rPr>
      </w:pPr>
      <w:bookmarkStart w:id="19" w:name="_Toc216135889"/>
      <w:r>
        <w:rPr>
          <w:rFonts w:ascii="Times New Roman" w:hAnsi="Times New Roman"/>
          <w:i w:val="0"/>
          <w:sz w:val="24"/>
          <w:lang w:val="mk-MK"/>
        </w:rPr>
        <w:t>СПИСОК НА СЛИКИ</w:t>
      </w:r>
      <w:bookmarkEnd w:id="19"/>
      <w:ins w:id="20" w:author="Blagoj Ristevski" w:date="2026-03-01T21:44:00Z">
        <w:r w:rsidR="0054623D">
          <w:rPr>
            <w:rFonts w:ascii="Times New Roman" w:hAnsi="Times New Roman"/>
            <w:i w:val="0"/>
            <w:sz w:val="24"/>
            <w:lang w:val="mk-MK"/>
          </w:rPr>
          <w:t xml:space="preserve"> – латиница со македонски фонт????</w:t>
        </w:r>
      </w:ins>
    </w:p>
    <w:p w14:paraId="69192B64" w14:textId="77777777" w:rsidR="00292747" w:rsidRDefault="00292747" w:rsidP="00292747"/>
    <w:tbl>
      <w:tblPr>
        <w:tblW w:w="9073" w:type="dxa"/>
        <w:tblLayout w:type="fixed"/>
        <w:tblCellMar>
          <w:left w:w="56" w:type="dxa"/>
          <w:right w:w="56" w:type="dxa"/>
        </w:tblCellMar>
        <w:tblLook w:val="0000" w:firstRow="0" w:lastRow="0" w:firstColumn="0" w:lastColumn="0" w:noHBand="0" w:noVBand="0"/>
      </w:tblPr>
      <w:tblGrid>
        <w:gridCol w:w="1332"/>
        <w:gridCol w:w="6804"/>
        <w:gridCol w:w="937"/>
      </w:tblGrid>
      <w:tr w:rsidR="00292747" w:rsidRPr="00A3598F" w14:paraId="43C568E3" w14:textId="77777777" w:rsidTr="00B35F92">
        <w:tc>
          <w:tcPr>
            <w:tcW w:w="1332" w:type="dxa"/>
            <w:tcBorders>
              <w:bottom w:val="single" w:sz="4" w:space="0" w:color="auto"/>
            </w:tcBorders>
          </w:tcPr>
          <w:p w14:paraId="05A296F7" w14:textId="12FC4179" w:rsidR="00292747" w:rsidRPr="009B30FC" w:rsidRDefault="00292747" w:rsidP="002705EF">
            <w:pPr>
              <w:spacing w:before="100" w:after="100"/>
              <w:jc w:val="center"/>
              <w:rPr>
                <w:b/>
                <w:lang w:val="mk-MK"/>
              </w:rPr>
            </w:pPr>
            <w:r>
              <w:rPr>
                <w:rFonts w:ascii="Times New Roman" w:hAnsi="Times New Roman"/>
                <w:b/>
                <w:lang w:val="mk-MK"/>
              </w:rPr>
              <w:t>Слика</w:t>
            </w:r>
            <w:r w:rsidRPr="00A3598F">
              <w:rPr>
                <w:b/>
              </w:rPr>
              <w:t xml:space="preserve"> </w:t>
            </w:r>
            <w:r w:rsidR="009B30FC">
              <w:rPr>
                <w:b/>
                <w:lang w:val="mk-MK"/>
              </w:rPr>
              <w:t>број</w:t>
            </w:r>
          </w:p>
        </w:tc>
        <w:tc>
          <w:tcPr>
            <w:tcW w:w="6804" w:type="dxa"/>
            <w:tcBorders>
              <w:bottom w:val="single" w:sz="4" w:space="0" w:color="auto"/>
            </w:tcBorders>
          </w:tcPr>
          <w:p w14:paraId="498629F7" w14:textId="77777777" w:rsidR="00292747" w:rsidRPr="0088499E" w:rsidRDefault="0088499E" w:rsidP="002705EF">
            <w:pPr>
              <w:spacing w:before="100" w:after="100"/>
              <w:jc w:val="left"/>
              <w:rPr>
                <w:rFonts w:ascii="Times New Roman" w:hAnsi="Times New Roman"/>
                <w:b/>
                <w:lang w:val="mk-MK"/>
              </w:rPr>
            </w:pPr>
            <w:r>
              <w:rPr>
                <w:rFonts w:ascii="Times New Roman" w:hAnsi="Times New Roman"/>
                <w:b/>
                <w:lang w:val="mk-MK"/>
              </w:rPr>
              <w:t>Наслов на сликата</w:t>
            </w:r>
          </w:p>
        </w:tc>
        <w:tc>
          <w:tcPr>
            <w:tcW w:w="937" w:type="dxa"/>
            <w:tcBorders>
              <w:bottom w:val="single" w:sz="4" w:space="0" w:color="auto"/>
            </w:tcBorders>
          </w:tcPr>
          <w:p w14:paraId="3B04D753" w14:textId="77777777" w:rsidR="00292747" w:rsidRPr="00524A47" w:rsidRDefault="00292747" w:rsidP="002705EF">
            <w:pPr>
              <w:spacing w:before="100" w:after="100"/>
              <w:rPr>
                <w:rFonts w:ascii="Times New Roman" w:hAnsi="Times New Roman"/>
                <w:b/>
                <w:lang w:val="mk-MK"/>
              </w:rPr>
            </w:pPr>
            <w:r>
              <w:rPr>
                <w:rFonts w:ascii="Times New Roman" w:hAnsi="Times New Roman"/>
                <w:b/>
                <w:lang w:val="mk-MK"/>
              </w:rPr>
              <w:t>Страна</w:t>
            </w:r>
          </w:p>
        </w:tc>
      </w:tr>
      <w:tr w:rsidR="00292747" w:rsidRPr="00651979" w14:paraId="2789B341" w14:textId="77777777" w:rsidTr="00B35F92">
        <w:tc>
          <w:tcPr>
            <w:tcW w:w="1332" w:type="dxa"/>
            <w:tcBorders>
              <w:top w:val="single" w:sz="4" w:space="0" w:color="auto"/>
            </w:tcBorders>
          </w:tcPr>
          <w:p w14:paraId="0755AF39" w14:textId="0D574F08" w:rsidR="00292747" w:rsidRPr="00B35F92" w:rsidRDefault="0088499E" w:rsidP="002705EF">
            <w:pPr>
              <w:jc w:val="center"/>
              <w:rPr>
                <w:sz w:val="20"/>
                <w:lang w:val="mk-MK"/>
              </w:rPr>
            </w:pPr>
            <w:r w:rsidRPr="00B35F92">
              <w:rPr>
                <w:rFonts w:ascii="Times New Roman" w:hAnsi="Times New Roman"/>
                <w:sz w:val="20"/>
                <w:lang w:val="mk-MK"/>
              </w:rPr>
              <w:t>Сл</w:t>
            </w:r>
            <w:r w:rsidR="00292747" w:rsidRPr="00B35F92">
              <w:rPr>
                <w:sz w:val="20"/>
              </w:rPr>
              <w:t>.1</w:t>
            </w:r>
          </w:p>
        </w:tc>
        <w:tc>
          <w:tcPr>
            <w:tcW w:w="6804" w:type="dxa"/>
            <w:tcBorders>
              <w:top w:val="single" w:sz="4" w:space="0" w:color="auto"/>
            </w:tcBorders>
          </w:tcPr>
          <w:p w14:paraId="7D2FE09D" w14:textId="324DEE48" w:rsidR="00292747" w:rsidRPr="00B35F92" w:rsidRDefault="00B35F92" w:rsidP="002705EF">
            <w:pPr>
              <w:jc w:val="left"/>
              <w:rPr>
                <w:i/>
                <w:iCs/>
                <w:sz w:val="20"/>
              </w:rPr>
            </w:pPr>
            <w:r w:rsidRPr="00B35F92">
              <w:rPr>
                <w:rFonts w:hint="eastAsia"/>
                <w:i/>
                <w:iCs/>
                <w:sz w:val="20"/>
              </w:rPr>
              <w:t>Матрица</w:t>
            </w:r>
            <w:r w:rsidRPr="00B35F92">
              <w:rPr>
                <w:i/>
                <w:iCs/>
                <w:sz w:val="20"/>
              </w:rPr>
              <w:t xml:space="preserve"> </w:t>
            </w:r>
            <w:r w:rsidRPr="00B35F92">
              <w:rPr>
                <w:rFonts w:hint="eastAsia"/>
                <w:i/>
                <w:iCs/>
                <w:sz w:val="20"/>
              </w:rPr>
              <w:t>на</w:t>
            </w:r>
            <w:r w:rsidRPr="00B35F92">
              <w:rPr>
                <w:i/>
                <w:iCs/>
                <w:sz w:val="20"/>
              </w:rPr>
              <w:t xml:space="preserve"> </w:t>
            </w:r>
            <w:r w:rsidRPr="00B35F92">
              <w:rPr>
                <w:rFonts w:hint="eastAsia"/>
                <w:i/>
                <w:iCs/>
                <w:sz w:val="20"/>
              </w:rPr>
              <w:t>грешки</w:t>
            </w:r>
            <w:r w:rsidRPr="00B35F92">
              <w:rPr>
                <w:i/>
                <w:iCs/>
                <w:sz w:val="20"/>
              </w:rPr>
              <w:t xml:space="preserve"> </w:t>
            </w:r>
            <w:r w:rsidRPr="00B35F92">
              <w:rPr>
                <w:rFonts w:hint="eastAsia"/>
                <w:i/>
                <w:iCs/>
                <w:sz w:val="20"/>
              </w:rPr>
              <w:t>на</w:t>
            </w:r>
            <w:r w:rsidRPr="00B35F92">
              <w:rPr>
                <w:i/>
                <w:iCs/>
                <w:sz w:val="20"/>
              </w:rPr>
              <w:t xml:space="preserve"> Decision Tree</w:t>
            </w:r>
          </w:p>
        </w:tc>
        <w:tc>
          <w:tcPr>
            <w:tcW w:w="937" w:type="dxa"/>
            <w:tcBorders>
              <w:top w:val="single" w:sz="4" w:space="0" w:color="auto"/>
            </w:tcBorders>
          </w:tcPr>
          <w:p w14:paraId="30C8EF1B" w14:textId="03E8D177" w:rsidR="00292747" w:rsidRPr="00B46BB4" w:rsidRDefault="00B35F92" w:rsidP="002705EF">
            <w:pPr>
              <w:jc w:val="center"/>
              <w:rPr>
                <w:rFonts w:ascii="Times New Roman" w:hAnsi="Times New Roman"/>
                <w:sz w:val="21"/>
                <w:szCs w:val="21"/>
              </w:rPr>
            </w:pPr>
            <w:r w:rsidRPr="00B35F92">
              <w:rPr>
                <w:rFonts w:ascii="Times New Roman" w:hAnsi="Times New Roman"/>
                <w:sz w:val="21"/>
                <w:szCs w:val="21"/>
                <w:lang w:val="mk-MK"/>
              </w:rPr>
              <w:t>1</w:t>
            </w:r>
            <w:r w:rsidR="00B46BB4">
              <w:rPr>
                <w:rFonts w:ascii="Times New Roman" w:hAnsi="Times New Roman"/>
                <w:sz w:val="21"/>
                <w:szCs w:val="21"/>
              </w:rPr>
              <w:t>3</w:t>
            </w:r>
          </w:p>
        </w:tc>
      </w:tr>
      <w:tr w:rsidR="00292747" w:rsidRPr="00651979" w14:paraId="6B9245A7" w14:textId="77777777" w:rsidTr="00B35F92">
        <w:tc>
          <w:tcPr>
            <w:tcW w:w="1332" w:type="dxa"/>
          </w:tcPr>
          <w:p w14:paraId="68AE9349" w14:textId="52B1041B" w:rsidR="00292747" w:rsidRPr="00B35F92" w:rsidRDefault="0088499E" w:rsidP="002705EF">
            <w:pPr>
              <w:jc w:val="center"/>
              <w:rPr>
                <w:sz w:val="20"/>
              </w:rPr>
            </w:pPr>
            <w:r w:rsidRPr="00B35F92">
              <w:rPr>
                <w:rFonts w:ascii="Times New Roman" w:hAnsi="Times New Roman"/>
                <w:sz w:val="20"/>
                <w:lang w:val="mk-MK"/>
              </w:rPr>
              <w:t>Сл</w:t>
            </w:r>
            <w:r w:rsidR="00292747" w:rsidRPr="00B35F92">
              <w:rPr>
                <w:sz w:val="20"/>
              </w:rPr>
              <w:t>.</w:t>
            </w:r>
            <w:r w:rsidR="00292747" w:rsidRPr="00B35F92">
              <w:rPr>
                <w:rFonts w:ascii="Times New Roman" w:hAnsi="Times New Roman"/>
                <w:sz w:val="20"/>
                <w:lang w:val="mk-MK"/>
              </w:rPr>
              <w:t>2</w:t>
            </w:r>
          </w:p>
        </w:tc>
        <w:tc>
          <w:tcPr>
            <w:tcW w:w="6804" w:type="dxa"/>
          </w:tcPr>
          <w:p w14:paraId="0C554D16" w14:textId="498DAE0E" w:rsidR="00292747" w:rsidRPr="00B35F92" w:rsidRDefault="00B35F92" w:rsidP="002705EF">
            <w:pPr>
              <w:jc w:val="left"/>
              <w:rPr>
                <w:i/>
                <w:iCs/>
                <w:sz w:val="20"/>
                <w:lang w:val="pl-PL"/>
              </w:rPr>
            </w:pPr>
            <w:r w:rsidRPr="00B35F92">
              <w:rPr>
                <w:rFonts w:hint="eastAsia"/>
                <w:i/>
                <w:iCs/>
                <w:sz w:val="20"/>
                <w:lang w:val="pl-PL"/>
              </w:rPr>
              <w:t>Матрица</w:t>
            </w:r>
            <w:r w:rsidRPr="00B35F92">
              <w:rPr>
                <w:i/>
                <w:iCs/>
                <w:sz w:val="20"/>
                <w:lang w:val="pl-PL"/>
              </w:rPr>
              <w:t xml:space="preserve"> </w:t>
            </w:r>
            <w:r w:rsidRPr="00B35F92">
              <w:rPr>
                <w:rFonts w:hint="eastAsia"/>
                <w:i/>
                <w:iCs/>
                <w:sz w:val="20"/>
                <w:lang w:val="pl-PL"/>
              </w:rPr>
              <w:t>на</w:t>
            </w:r>
            <w:r w:rsidRPr="00B35F92">
              <w:rPr>
                <w:i/>
                <w:iCs/>
                <w:sz w:val="20"/>
                <w:lang w:val="pl-PL"/>
              </w:rPr>
              <w:t xml:space="preserve"> </w:t>
            </w:r>
            <w:r w:rsidRPr="00B35F92">
              <w:rPr>
                <w:rFonts w:hint="eastAsia"/>
                <w:i/>
                <w:iCs/>
                <w:sz w:val="20"/>
                <w:lang w:val="pl-PL"/>
              </w:rPr>
              <w:t>грешки</w:t>
            </w:r>
            <w:r w:rsidRPr="00B35F92">
              <w:rPr>
                <w:i/>
                <w:iCs/>
                <w:sz w:val="20"/>
                <w:lang w:val="pl-PL"/>
              </w:rPr>
              <w:t xml:space="preserve"> Random Forest</w:t>
            </w:r>
          </w:p>
        </w:tc>
        <w:tc>
          <w:tcPr>
            <w:tcW w:w="937" w:type="dxa"/>
          </w:tcPr>
          <w:p w14:paraId="3F7AF83E" w14:textId="75B56220" w:rsidR="00292747" w:rsidRPr="00B46BB4" w:rsidRDefault="00B35F92" w:rsidP="002705EF">
            <w:pPr>
              <w:jc w:val="center"/>
              <w:rPr>
                <w:rFonts w:ascii="Times New Roman" w:hAnsi="Times New Roman"/>
                <w:sz w:val="21"/>
                <w:szCs w:val="21"/>
              </w:rPr>
            </w:pPr>
            <w:r w:rsidRPr="00B35F92">
              <w:rPr>
                <w:rFonts w:ascii="Times New Roman" w:hAnsi="Times New Roman"/>
                <w:sz w:val="21"/>
                <w:szCs w:val="21"/>
                <w:lang w:val="mk-MK"/>
              </w:rPr>
              <w:t>1</w:t>
            </w:r>
            <w:r w:rsidR="00B46BB4">
              <w:rPr>
                <w:rFonts w:ascii="Times New Roman" w:hAnsi="Times New Roman"/>
                <w:sz w:val="21"/>
                <w:szCs w:val="21"/>
              </w:rPr>
              <w:t>3</w:t>
            </w:r>
          </w:p>
        </w:tc>
      </w:tr>
      <w:tr w:rsidR="00292747" w:rsidRPr="00651979" w14:paraId="4D962729" w14:textId="77777777" w:rsidTr="00B35F92">
        <w:tc>
          <w:tcPr>
            <w:tcW w:w="1332" w:type="dxa"/>
          </w:tcPr>
          <w:p w14:paraId="6586FD6B" w14:textId="539EAF1A" w:rsidR="00292747" w:rsidRPr="00B35F92" w:rsidRDefault="00B35F92" w:rsidP="002705EF">
            <w:pPr>
              <w:jc w:val="center"/>
              <w:rPr>
                <w:rFonts w:ascii="Times New Roman" w:hAnsi="Times New Roman"/>
                <w:sz w:val="20"/>
                <w:lang w:val="mk-MK"/>
              </w:rPr>
            </w:pPr>
            <w:r w:rsidRPr="00B35F92">
              <w:rPr>
                <w:rFonts w:ascii="Times New Roman" w:hAnsi="Times New Roman"/>
                <w:sz w:val="20"/>
                <w:lang w:val="mk-MK"/>
              </w:rPr>
              <w:t>Сл</w:t>
            </w:r>
            <w:r w:rsidRPr="00B35F92">
              <w:rPr>
                <w:sz w:val="20"/>
              </w:rPr>
              <w:t>.</w:t>
            </w:r>
            <w:r w:rsidRPr="00B35F92">
              <w:rPr>
                <w:rFonts w:ascii="Times New Roman" w:hAnsi="Times New Roman"/>
                <w:sz w:val="20"/>
                <w:lang w:val="mk-MK"/>
              </w:rPr>
              <w:t>3</w:t>
            </w:r>
          </w:p>
        </w:tc>
        <w:tc>
          <w:tcPr>
            <w:tcW w:w="6804" w:type="dxa"/>
          </w:tcPr>
          <w:p w14:paraId="06B4E57D" w14:textId="0E312803" w:rsidR="00292747" w:rsidRPr="00B35F92" w:rsidRDefault="00B35F92" w:rsidP="002705EF">
            <w:pPr>
              <w:jc w:val="left"/>
              <w:rPr>
                <w:rFonts w:ascii="Times New Roman" w:hAnsi="Times New Roman"/>
                <w:i/>
                <w:iCs/>
                <w:sz w:val="20"/>
                <w:lang w:val="mk-MK"/>
              </w:rPr>
            </w:pPr>
            <w:r w:rsidRPr="00B35F92">
              <w:rPr>
                <w:rFonts w:ascii="Times New Roman" w:hAnsi="Times New Roman" w:hint="eastAsia"/>
                <w:i/>
                <w:iCs/>
                <w:sz w:val="20"/>
                <w:lang w:val="mk-MK"/>
              </w:rPr>
              <w:t>Матрица</w:t>
            </w:r>
            <w:r w:rsidRPr="00B35F92">
              <w:rPr>
                <w:rFonts w:ascii="Times New Roman" w:hAnsi="Times New Roman"/>
                <w:i/>
                <w:iCs/>
                <w:sz w:val="20"/>
                <w:lang w:val="mk-MK"/>
              </w:rPr>
              <w:t xml:space="preserve"> </w:t>
            </w:r>
            <w:r w:rsidRPr="00B35F92">
              <w:rPr>
                <w:rFonts w:ascii="Times New Roman" w:hAnsi="Times New Roman" w:hint="eastAsia"/>
                <w:i/>
                <w:iCs/>
                <w:sz w:val="20"/>
                <w:lang w:val="mk-MK"/>
              </w:rPr>
              <w:t>на</w:t>
            </w:r>
            <w:r w:rsidRPr="00B35F92">
              <w:rPr>
                <w:rFonts w:ascii="Times New Roman" w:hAnsi="Times New Roman"/>
                <w:i/>
                <w:iCs/>
                <w:sz w:val="20"/>
                <w:lang w:val="mk-MK"/>
              </w:rPr>
              <w:t xml:space="preserve"> </w:t>
            </w:r>
            <w:r w:rsidRPr="00B35F92">
              <w:rPr>
                <w:rFonts w:ascii="Times New Roman" w:hAnsi="Times New Roman" w:hint="eastAsia"/>
                <w:i/>
                <w:iCs/>
                <w:sz w:val="20"/>
                <w:lang w:val="mk-MK"/>
              </w:rPr>
              <w:t>грешки</w:t>
            </w:r>
            <w:r w:rsidRPr="00B35F92">
              <w:rPr>
                <w:rFonts w:ascii="Times New Roman" w:hAnsi="Times New Roman"/>
                <w:i/>
                <w:iCs/>
                <w:sz w:val="20"/>
                <w:lang w:val="mk-MK"/>
              </w:rPr>
              <w:t xml:space="preserve"> Logistic Regression</w:t>
            </w:r>
          </w:p>
        </w:tc>
        <w:tc>
          <w:tcPr>
            <w:tcW w:w="937" w:type="dxa"/>
          </w:tcPr>
          <w:p w14:paraId="64D4AA4D" w14:textId="5EB9A73F" w:rsidR="00292747" w:rsidRPr="00B46BB4" w:rsidRDefault="00B35F92" w:rsidP="002705EF">
            <w:pPr>
              <w:jc w:val="center"/>
              <w:rPr>
                <w:rFonts w:ascii="Times New Roman" w:hAnsi="Times New Roman"/>
                <w:sz w:val="21"/>
                <w:szCs w:val="21"/>
              </w:rPr>
            </w:pPr>
            <w:r w:rsidRPr="00B35F92">
              <w:rPr>
                <w:rFonts w:ascii="Times New Roman" w:hAnsi="Times New Roman"/>
                <w:sz w:val="21"/>
                <w:szCs w:val="21"/>
                <w:lang w:val="mk-MK"/>
              </w:rPr>
              <w:t>1</w:t>
            </w:r>
            <w:r w:rsidR="00B46BB4">
              <w:rPr>
                <w:rFonts w:ascii="Times New Roman" w:hAnsi="Times New Roman"/>
                <w:sz w:val="21"/>
                <w:szCs w:val="21"/>
              </w:rPr>
              <w:t>4</w:t>
            </w:r>
          </w:p>
        </w:tc>
      </w:tr>
      <w:tr w:rsidR="00292747" w:rsidRPr="00651979" w14:paraId="7A6F0226" w14:textId="77777777" w:rsidTr="00B35F92">
        <w:tc>
          <w:tcPr>
            <w:tcW w:w="1332" w:type="dxa"/>
          </w:tcPr>
          <w:p w14:paraId="14692BE9" w14:textId="135956FE" w:rsidR="00292747" w:rsidRPr="00B35F92" w:rsidRDefault="0088499E" w:rsidP="002705EF">
            <w:pPr>
              <w:jc w:val="center"/>
              <w:rPr>
                <w:sz w:val="20"/>
              </w:rPr>
            </w:pPr>
            <w:r w:rsidRPr="00B35F92">
              <w:rPr>
                <w:rFonts w:ascii="Times New Roman" w:hAnsi="Times New Roman"/>
                <w:sz w:val="20"/>
                <w:lang w:val="mk-MK"/>
              </w:rPr>
              <w:t>Сл</w:t>
            </w:r>
            <w:r w:rsidR="00292747" w:rsidRPr="00B35F92">
              <w:rPr>
                <w:sz w:val="20"/>
              </w:rPr>
              <w:t>.</w:t>
            </w:r>
            <w:r w:rsidR="00B35F92" w:rsidRPr="00B35F92">
              <w:rPr>
                <w:rFonts w:ascii="Times New Roman" w:hAnsi="Times New Roman"/>
                <w:sz w:val="20"/>
                <w:lang w:val="mk-MK"/>
              </w:rPr>
              <w:t>4</w:t>
            </w:r>
          </w:p>
        </w:tc>
        <w:tc>
          <w:tcPr>
            <w:tcW w:w="6804" w:type="dxa"/>
          </w:tcPr>
          <w:p w14:paraId="21C63F38" w14:textId="16E18477" w:rsidR="00292747" w:rsidRPr="00B35F92" w:rsidRDefault="00B35F92" w:rsidP="002705EF">
            <w:pPr>
              <w:jc w:val="left"/>
              <w:rPr>
                <w:i/>
                <w:iCs/>
                <w:sz w:val="20"/>
                <w:lang w:val="pl-PL"/>
              </w:rPr>
            </w:pPr>
            <w:r w:rsidRPr="00B35F92">
              <w:rPr>
                <w:rFonts w:hint="eastAsia"/>
                <w:i/>
                <w:iCs/>
                <w:sz w:val="20"/>
                <w:lang w:val="pl-PL"/>
              </w:rPr>
              <w:t>Матрица</w:t>
            </w:r>
            <w:r w:rsidRPr="00B35F92">
              <w:rPr>
                <w:i/>
                <w:iCs/>
                <w:sz w:val="20"/>
                <w:lang w:val="pl-PL"/>
              </w:rPr>
              <w:t xml:space="preserve"> </w:t>
            </w:r>
            <w:r w:rsidRPr="00B35F92">
              <w:rPr>
                <w:rFonts w:hint="eastAsia"/>
                <w:i/>
                <w:iCs/>
                <w:sz w:val="20"/>
                <w:lang w:val="pl-PL"/>
              </w:rPr>
              <w:t>на</w:t>
            </w:r>
            <w:r w:rsidRPr="00B35F92">
              <w:rPr>
                <w:i/>
                <w:iCs/>
                <w:sz w:val="20"/>
                <w:lang w:val="pl-PL"/>
              </w:rPr>
              <w:t xml:space="preserve"> </w:t>
            </w:r>
            <w:r w:rsidRPr="00B35F92">
              <w:rPr>
                <w:rFonts w:hint="eastAsia"/>
                <w:i/>
                <w:iCs/>
                <w:sz w:val="20"/>
                <w:lang w:val="pl-PL"/>
              </w:rPr>
              <w:t>грешки</w:t>
            </w:r>
            <w:r w:rsidRPr="00B35F92">
              <w:rPr>
                <w:i/>
                <w:iCs/>
                <w:sz w:val="20"/>
                <w:lang w:val="pl-PL"/>
              </w:rPr>
              <w:t xml:space="preserve"> MLP Neural Network</w:t>
            </w:r>
          </w:p>
        </w:tc>
        <w:tc>
          <w:tcPr>
            <w:tcW w:w="937" w:type="dxa"/>
          </w:tcPr>
          <w:p w14:paraId="4D741C50" w14:textId="4BED7F7D" w:rsidR="00292747" w:rsidRPr="00B46BB4" w:rsidRDefault="00B35F92" w:rsidP="002705EF">
            <w:pPr>
              <w:jc w:val="center"/>
              <w:rPr>
                <w:rFonts w:ascii="Times New Roman" w:hAnsi="Times New Roman"/>
                <w:sz w:val="21"/>
                <w:szCs w:val="21"/>
              </w:rPr>
            </w:pPr>
            <w:r w:rsidRPr="00B35F92">
              <w:rPr>
                <w:rFonts w:ascii="Times New Roman" w:hAnsi="Times New Roman"/>
                <w:sz w:val="21"/>
                <w:szCs w:val="21"/>
                <w:lang w:val="mk-MK"/>
              </w:rPr>
              <w:t>1</w:t>
            </w:r>
            <w:r w:rsidR="00B46BB4">
              <w:rPr>
                <w:rFonts w:ascii="Times New Roman" w:hAnsi="Times New Roman"/>
                <w:sz w:val="21"/>
                <w:szCs w:val="21"/>
              </w:rPr>
              <w:t>4</w:t>
            </w:r>
          </w:p>
        </w:tc>
      </w:tr>
      <w:tr w:rsidR="00292747" w:rsidRPr="00651979" w14:paraId="75383498" w14:textId="77777777" w:rsidTr="00B35F92">
        <w:tc>
          <w:tcPr>
            <w:tcW w:w="1332" w:type="dxa"/>
          </w:tcPr>
          <w:p w14:paraId="0FB26AE3" w14:textId="5131E32B" w:rsidR="00292747" w:rsidRPr="00B35F92" w:rsidRDefault="0088499E" w:rsidP="002705EF">
            <w:pPr>
              <w:jc w:val="center"/>
              <w:rPr>
                <w:sz w:val="20"/>
                <w:lang w:val="mk-MK"/>
              </w:rPr>
            </w:pPr>
            <w:r w:rsidRPr="00B35F92">
              <w:rPr>
                <w:rFonts w:ascii="Times New Roman" w:hAnsi="Times New Roman"/>
                <w:sz w:val="20"/>
                <w:lang w:val="mk-MK"/>
              </w:rPr>
              <w:t>Сл</w:t>
            </w:r>
            <w:r w:rsidR="00292747" w:rsidRPr="00B35F92">
              <w:rPr>
                <w:sz w:val="20"/>
              </w:rPr>
              <w:t>.</w:t>
            </w:r>
            <w:r w:rsidR="00B35F92" w:rsidRPr="00B35F92">
              <w:rPr>
                <w:rFonts w:ascii="Times New Roman" w:hAnsi="Times New Roman"/>
                <w:sz w:val="20"/>
                <w:lang w:val="mk-MK"/>
              </w:rPr>
              <w:t>5</w:t>
            </w:r>
          </w:p>
        </w:tc>
        <w:tc>
          <w:tcPr>
            <w:tcW w:w="6804" w:type="dxa"/>
          </w:tcPr>
          <w:p w14:paraId="4ABB3C57" w14:textId="236B97FB" w:rsidR="00292747" w:rsidRPr="00B35F92" w:rsidRDefault="00B35F92" w:rsidP="002705EF">
            <w:pPr>
              <w:jc w:val="left"/>
              <w:rPr>
                <w:i/>
                <w:iCs/>
                <w:sz w:val="20"/>
                <w:lang w:val="pl-PL"/>
              </w:rPr>
            </w:pPr>
            <w:r w:rsidRPr="00B35F92">
              <w:rPr>
                <w:rFonts w:hint="eastAsia"/>
                <w:i/>
                <w:iCs/>
                <w:sz w:val="20"/>
                <w:lang w:val="pl-PL"/>
              </w:rPr>
              <w:t>Топ</w:t>
            </w:r>
            <w:r w:rsidRPr="00B35F92">
              <w:rPr>
                <w:i/>
                <w:iCs/>
                <w:sz w:val="20"/>
                <w:lang w:val="pl-PL"/>
              </w:rPr>
              <w:t xml:space="preserve"> 20 </w:t>
            </w:r>
            <w:r w:rsidRPr="00B35F92">
              <w:rPr>
                <w:rFonts w:hint="eastAsia"/>
                <w:i/>
                <w:iCs/>
                <w:sz w:val="20"/>
                <w:lang w:val="pl-PL"/>
              </w:rPr>
              <w:t>најважни</w:t>
            </w:r>
            <w:r w:rsidRPr="00B35F92">
              <w:rPr>
                <w:i/>
                <w:iCs/>
                <w:sz w:val="20"/>
                <w:lang w:val="pl-PL"/>
              </w:rPr>
              <w:t xml:space="preserve"> </w:t>
            </w:r>
            <w:r w:rsidRPr="00B35F92">
              <w:rPr>
                <w:rFonts w:hint="eastAsia"/>
                <w:i/>
                <w:iCs/>
                <w:sz w:val="20"/>
                <w:lang w:val="pl-PL"/>
              </w:rPr>
              <w:t>карактеристики</w:t>
            </w:r>
          </w:p>
        </w:tc>
        <w:tc>
          <w:tcPr>
            <w:tcW w:w="937" w:type="dxa"/>
          </w:tcPr>
          <w:p w14:paraId="0C06A016" w14:textId="5D47C5A2" w:rsidR="00292747" w:rsidRPr="00B46BB4" w:rsidRDefault="00B35F92" w:rsidP="002705EF">
            <w:pPr>
              <w:jc w:val="center"/>
              <w:rPr>
                <w:rFonts w:ascii="Times New Roman" w:hAnsi="Times New Roman"/>
                <w:sz w:val="21"/>
                <w:szCs w:val="21"/>
              </w:rPr>
            </w:pPr>
            <w:r w:rsidRPr="00B35F92">
              <w:rPr>
                <w:rFonts w:ascii="Times New Roman" w:hAnsi="Times New Roman"/>
                <w:sz w:val="21"/>
                <w:szCs w:val="21"/>
                <w:lang w:val="mk-MK"/>
              </w:rPr>
              <w:t>1</w:t>
            </w:r>
            <w:r w:rsidR="00B46BB4">
              <w:rPr>
                <w:rFonts w:ascii="Times New Roman" w:hAnsi="Times New Roman"/>
                <w:sz w:val="21"/>
                <w:szCs w:val="21"/>
              </w:rPr>
              <w:t>6</w:t>
            </w:r>
          </w:p>
        </w:tc>
      </w:tr>
    </w:tbl>
    <w:p w14:paraId="35A2EAB7" w14:textId="77777777" w:rsidR="00292747" w:rsidRPr="00524A47" w:rsidRDefault="00292747" w:rsidP="00292747">
      <w:pPr>
        <w:rPr>
          <w:rFonts w:ascii="Times New Roman" w:hAnsi="Times New Roman"/>
          <w:lang w:val="pl-PL"/>
        </w:rPr>
      </w:pPr>
    </w:p>
    <w:p w14:paraId="4FF0F1E1" w14:textId="77777777" w:rsidR="00292747" w:rsidRDefault="00292747" w:rsidP="00292747">
      <w:pPr>
        <w:pStyle w:val="Heading1"/>
        <w:rPr>
          <w:rFonts w:ascii="Times New Roman" w:hAnsi="Times New Roman"/>
          <w:i w:val="0"/>
          <w:sz w:val="24"/>
          <w:lang w:val="mk-MK"/>
        </w:rPr>
      </w:pPr>
    </w:p>
    <w:p w14:paraId="697C3068" w14:textId="77777777" w:rsidR="00292747" w:rsidRPr="00524A47" w:rsidRDefault="00292747" w:rsidP="00292747">
      <w:pPr>
        <w:pStyle w:val="Heading1"/>
        <w:rPr>
          <w:i w:val="0"/>
          <w:sz w:val="24"/>
        </w:rPr>
      </w:pPr>
      <w:bookmarkStart w:id="21" w:name="_Toc216135890"/>
      <w:r>
        <w:rPr>
          <w:rFonts w:ascii="Times New Roman" w:hAnsi="Times New Roman"/>
          <w:i w:val="0"/>
          <w:sz w:val="24"/>
          <w:lang w:val="mk-MK"/>
        </w:rPr>
        <w:t>СПИСОК НА ТАБЕЛИ</w:t>
      </w:r>
      <w:bookmarkEnd w:id="21"/>
    </w:p>
    <w:p w14:paraId="5C5A06A8" w14:textId="77777777" w:rsidR="00292747" w:rsidRDefault="00292747" w:rsidP="00292747"/>
    <w:tbl>
      <w:tblPr>
        <w:tblW w:w="9073" w:type="dxa"/>
        <w:tblLayout w:type="fixed"/>
        <w:tblCellMar>
          <w:left w:w="56" w:type="dxa"/>
          <w:right w:w="56" w:type="dxa"/>
        </w:tblCellMar>
        <w:tblLook w:val="0000" w:firstRow="0" w:lastRow="0" w:firstColumn="0" w:lastColumn="0" w:noHBand="0" w:noVBand="0"/>
      </w:tblPr>
      <w:tblGrid>
        <w:gridCol w:w="1332"/>
        <w:gridCol w:w="6804"/>
        <w:gridCol w:w="937"/>
      </w:tblGrid>
      <w:tr w:rsidR="00292747" w:rsidRPr="00A3598F" w14:paraId="576327C1" w14:textId="77777777" w:rsidTr="00B35F92">
        <w:tc>
          <w:tcPr>
            <w:tcW w:w="1332" w:type="dxa"/>
            <w:tcBorders>
              <w:bottom w:val="single" w:sz="4" w:space="0" w:color="auto"/>
            </w:tcBorders>
          </w:tcPr>
          <w:p w14:paraId="04BE450F" w14:textId="7028869B" w:rsidR="00292747" w:rsidRPr="009B30FC" w:rsidRDefault="00292747" w:rsidP="002705EF">
            <w:pPr>
              <w:spacing w:before="100" w:after="100"/>
              <w:jc w:val="center"/>
              <w:rPr>
                <w:b/>
                <w:lang w:val="mk-MK"/>
              </w:rPr>
            </w:pPr>
            <w:r>
              <w:rPr>
                <w:rFonts w:ascii="Times New Roman" w:hAnsi="Times New Roman"/>
                <w:b/>
                <w:lang w:val="mk-MK"/>
              </w:rPr>
              <w:t>Табела</w:t>
            </w:r>
            <w:r w:rsidRPr="00A3598F">
              <w:rPr>
                <w:b/>
              </w:rPr>
              <w:t xml:space="preserve"> </w:t>
            </w:r>
            <w:r w:rsidR="009B30FC">
              <w:rPr>
                <w:b/>
                <w:lang w:val="mk-MK"/>
              </w:rPr>
              <w:t>број</w:t>
            </w:r>
          </w:p>
        </w:tc>
        <w:tc>
          <w:tcPr>
            <w:tcW w:w="6804" w:type="dxa"/>
            <w:tcBorders>
              <w:bottom w:val="single" w:sz="4" w:space="0" w:color="auto"/>
            </w:tcBorders>
          </w:tcPr>
          <w:p w14:paraId="126C04C1" w14:textId="77777777" w:rsidR="00292747" w:rsidRPr="006C7A89" w:rsidRDefault="0088499E" w:rsidP="002705EF">
            <w:pPr>
              <w:spacing w:before="100" w:after="100"/>
              <w:jc w:val="left"/>
              <w:rPr>
                <w:rFonts w:ascii="Times New Roman" w:hAnsi="Times New Roman"/>
                <w:b/>
                <w:lang w:val="mk-MK"/>
              </w:rPr>
            </w:pPr>
            <w:r>
              <w:rPr>
                <w:rFonts w:ascii="Times New Roman" w:hAnsi="Times New Roman"/>
                <w:b/>
                <w:lang w:val="mk-MK"/>
              </w:rPr>
              <w:t xml:space="preserve">Наслов на </w:t>
            </w:r>
            <w:r w:rsidR="00292747">
              <w:rPr>
                <w:rFonts w:ascii="Times New Roman" w:hAnsi="Times New Roman"/>
                <w:b/>
                <w:lang w:val="mk-MK"/>
              </w:rPr>
              <w:t>табелата</w:t>
            </w:r>
          </w:p>
        </w:tc>
        <w:tc>
          <w:tcPr>
            <w:tcW w:w="937" w:type="dxa"/>
            <w:tcBorders>
              <w:bottom w:val="single" w:sz="4" w:space="0" w:color="auto"/>
            </w:tcBorders>
          </w:tcPr>
          <w:p w14:paraId="54FF0B59" w14:textId="77777777" w:rsidR="00292747" w:rsidRPr="00524A47" w:rsidRDefault="00292747" w:rsidP="002705EF">
            <w:pPr>
              <w:spacing w:before="100" w:after="100"/>
              <w:rPr>
                <w:rFonts w:ascii="Times New Roman" w:hAnsi="Times New Roman"/>
                <w:b/>
                <w:lang w:val="mk-MK"/>
              </w:rPr>
            </w:pPr>
            <w:r>
              <w:rPr>
                <w:rFonts w:ascii="Times New Roman" w:hAnsi="Times New Roman"/>
                <w:b/>
                <w:lang w:val="mk-MK"/>
              </w:rPr>
              <w:t>Страна</w:t>
            </w:r>
          </w:p>
        </w:tc>
      </w:tr>
      <w:tr w:rsidR="00292747" w:rsidRPr="006C7A89" w14:paraId="6B953C16" w14:textId="77777777" w:rsidTr="00B35F92">
        <w:tc>
          <w:tcPr>
            <w:tcW w:w="1332" w:type="dxa"/>
            <w:tcBorders>
              <w:top w:val="single" w:sz="4" w:space="0" w:color="auto"/>
            </w:tcBorders>
          </w:tcPr>
          <w:p w14:paraId="11F8E976" w14:textId="20926915" w:rsidR="00292747" w:rsidRPr="00602783" w:rsidRDefault="00292747" w:rsidP="002705EF">
            <w:pPr>
              <w:spacing w:before="40" w:after="40"/>
              <w:jc w:val="center"/>
              <w:rPr>
                <w:sz w:val="20"/>
                <w:lang w:val="mk-MK"/>
              </w:rPr>
            </w:pPr>
            <w:r w:rsidRPr="006C7A89">
              <w:rPr>
                <w:rFonts w:ascii="Times New Roman" w:hAnsi="Times New Roman"/>
                <w:sz w:val="20"/>
                <w:lang w:val="mk-MK"/>
              </w:rPr>
              <w:t xml:space="preserve">Табела </w:t>
            </w:r>
            <w:r w:rsidRPr="006C7A89">
              <w:rPr>
                <w:sz w:val="20"/>
              </w:rPr>
              <w:t>1</w:t>
            </w:r>
          </w:p>
        </w:tc>
        <w:tc>
          <w:tcPr>
            <w:tcW w:w="6804" w:type="dxa"/>
            <w:tcBorders>
              <w:top w:val="single" w:sz="4" w:space="0" w:color="auto"/>
            </w:tcBorders>
          </w:tcPr>
          <w:p w14:paraId="15211F3F" w14:textId="3372FEE9" w:rsidR="00292747" w:rsidRPr="00602783" w:rsidRDefault="00602783" w:rsidP="00602783">
            <w:pPr>
              <w:rPr>
                <w:i/>
                <w:iCs/>
                <w:lang w:val="mk-MK"/>
              </w:rPr>
            </w:pPr>
            <w:r w:rsidRPr="00B35F92">
              <w:rPr>
                <w:i/>
                <w:iCs/>
                <w:sz w:val="20"/>
                <w:szCs w:val="18"/>
                <w:lang w:val="mk-MK"/>
              </w:rPr>
              <w:t>Споредба на резултатите од моделите</w:t>
            </w:r>
          </w:p>
        </w:tc>
        <w:tc>
          <w:tcPr>
            <w:tcW w:w="937" w:type="dxa"/>
            <w:tcBorders>
              <w:top w:val="single" w:sz="4" w:space="0" w:color="auto"/>
            </w:tcBorders>
          </w:tcPr>
          <w:p w14:paraId="32B88363" w14:textId="68AAFDB7" w:rsidR="00292747" w:rsidRPr="00B46BB4" w:rsidRDefault="00292747" w:rsidP="002705EF">
            <w:pPr>
              <w:spacing w:before="40" w:after="40"/>
              <w:jc w:val="center"/>
              <w:rPr>
                <w:rFonts w:ascii="Times New Roman" w:hAnsi="Times New Roman"/>
                <w:sz w:val="20"/>
              </w:rPr>
            </w:pPr>
            <w:r w:rsidRPr="006C7A89">
              <w:rPr>
                <w:rFonts w:ascii="Times New Roman" w:hAnsi="Times New Roman"/>
                <w:sz w:val="20"/>
                <w:lang w:val="mk-MK"/>
              </w:rPr>
              <w:t>1</w:t>
            </w:r>
            <w:r w:rsidR="00B46BB4">
              <w:rPr>
                <w:rFonts w:ascii="Times New Roman" w:hAnsi="Times New Roman"/>
                <w:sz w:val="20"/>
              </w:rPr>
              <w:t>1</w:t>
            </w:r>
          </w:p>
        </w:tc>
      </w:tr>
      <w:tr w:rsidR="00292747" w:rsidRPr="006C7A89" w14:paraId="4FDE1B00" w14:textId="77777777" w:rsidTr="00B35F92">
        <w:tc>
          <w:tcPr>
            <w:tcW w:w="1332" w:type="dxa"/>
          </w:tcPr>
          <w:p w14:paraId="572F1100" w14:textId="71E83122" w:rsidR="00292747" w:rsidRPr="006C7A89" w:rsidRDefault="00292747" w:rsidP="002705EF">
            <w:pPr>
              <w:spacing w:before="40" w:after="40"/>
              <w:jc w:val="center"/>
              <w:rPr>
                <w:sz w:val="20"/>
              </w:rPr>
            </w:pPr>
            <w:r w:rsidRPr="006C7A89">
              <w:rPr>
                <w:rFonts w:ascii="Times New Roman" w:hAnsi="Times New Roman"/>
                <w:sz w:val="20"/>
                <w:lang w:val="mk-MK"/>
              </w:rPr>
              <w:t>Табела 2</w:t>
            </w:r>
          </w:p>
        </w:tc>
        <w:tc>
          <w:tcPr>
            <w:tcW w:w="6804" w:type="dxa"/>
          </w:tcPr>
          <w:p w14:paraId="43AC1454" w14:textId="1A49999B" w:rsidR="00292747" w:rsidRPr="00B35F92" w:rsidRDefault="00B35F92" w:rsidP="002705EF">
            <w:pPr>
              <w:spacing w:before="40" w:after="40"/>
              <w:jc w:val="left"/>
              <w:rPr>
                <w:rFonts w:ascii="Times New Roman" w:hAnsi="Times New Roman"/>
                <w:i/>
                <w:iCs/>
                <w:sz w:val="20"/>
                <w:lang w:val="mk-MK"/>
              </w:rPr>
            </w:pPr>
            <w:r w:rsidRPr="00B35F92">
              <w:rPr>
                <w:rFonts w:ascii="Times New Roman" w:hAnsi="Times New Roman" w:hint="eastAsia"/>
                <w:i/>
                <w:iCs/>
                <w:sz w:val="20"/>
                <w:lang w:val="mk-MK"/>
              </w:rPr>
              <w:t>Резултати</w:t>
            </w:r>
            <w:r w:rsidRPr="00B35F92">
              <w:rPr>
                <w:rFonts w:ascii="Times New Roman" w:hAnsi="Times New Roman"/>
                <w:i/>
                <w:iCs/>
                <w:sz w:val="20"/>
                <w:lang w:val="mk-MK"/>
              </w:rPr>
              <w:t xml:space="preserve"> </w:t>
            </w:r>
            <w:r w:rsidRPr="00B35F92">
              <w:rPr>
                <w:rFonts w:ascii="Times New Roman" w:hAnsi="Times New Roman" w:hint="eastAsia"/>
                <w:i/>
                <w:iCs/>
                <w:sz w:val="20"/>
                <w:lang w:val="mk-MK"/>
              </w:rPr>
              <w:t>од</w:t>
            </w:r>
            <w:r w:rsidRPr="00B35F92">
              <w:rPr>
                <w:rFonts w:ascii="Times New Roman" w:hAnsi="Times New Roman"/>
                <w:i/>
                <w:iCs/>
                <w:sz w:val="20"/>
                <w:lang w:val="mk-MK"/>
              </w:rPr>
              <w:t xml:space="preserve"> </w:t>
            </w:r>
            <w:r w:rsidRPr="00B35F92">
              <w:rPr>
                <w:rFonts w:ascii="Times New Roman" w:hAnsi="Times New Roman" w:hint="eastAsia"/>
                <w:i/>
                <w:iCs/>
                <w:sz w:val="20"/>
                <w:lang w:val="mk-MK"/>
              </w:rPr>
              <w:t>тренирање</w:t>
            </w:r>
            <w:r w:rsidRPr="00B35F92">
              <w:rPr>
                <w:rFonts w:ascii="Times New Roman" w:hAnsi="Times New Roman"/>
                <w:i/>
                <w:iCs/>
                <w:sz w:val="20"/>
                <w:lang w:val="mk-MK"/>
              </w:rPr>
              <w:t xml:space="preserve"> </w:t>
            </w:r>
            <w:r w:rsidRPr="00B35F92">
              <w:rPr>
                <w:rFonts w:ascii="Times New Roman" w:hAnsi="Times New Roman" w:hint="eastAsia"/>
                <w:i/>
                <w:iCs/>
                <w:sz w:val="20"/>
                <w:lang w:val="mk-MK"/>
              </w:rPr>
              <w:t>на</w:t>
            </w:r>
            <w:r w:rsidRPr="00B35F92">
              <w:rPr>
                <w:rFonts w:ascii="Times New Roman" w:hAnsi="Times New Roman"/>
                <w:i/>
                <w:iCs/>
                <w:sz w:val="20"/>
                <w:lang w:val="mk-MK"/>
              </w:rPr>
              <w:t xml:space="preserve"> Decision Tree Clasifier</w:t>
            </w:r>
          </w:p>
        </w:tc>
        <w:tc>
          <w:tcPr>
            <w:tcW w:w="937" w:type="dxa"/>
          </w:tcPr>
          <w:p w14:paraId="3B94A080" w14:textId="236CD457" w:rsidR="00292747" w:rsidRPr="00B46BB4" w:rsidRDefault="00B35F92" w:rsidP="002705EF">
            <w:pPr>
              <w:spacing w:before="40" w:after="40"/>
              <w:jc w:val="center"/>
              <w:rPr>
                <w:rFonts w:ascii="Times New Roman" w:hAnsi="Times New Roman"/>
                <w:sz w:val="20"/>
              </w:rPr>
            </w:pPr>
            <w:r>
              <w:rPr>
                <w:rFonts w:ascii="Times New Roman" w:hAnsi="Times New Roman"/>
                <w:sz w:val="20"/>
                <w:lang w:val="mk-MK"/>
              </w:rPr>
              <w:t>1</w:t>
            </w:r>
            <w:r w:rsidR="00B46BB4">
              <w:rPr>
                <w:rFonts w:ascii="Times New Roman" w:hAnsi="Times New Roman"/>
                <w:sz w:val="20"/>
              </w:rPr>
              <w:t>2</w:t>
            </w:r>
          </w:p>
        </w:tc>
      </w:tr>
      <w:tr w:rsidR="00292747" w:rsidRPr="006C7A89" w14:paraId="79787F0A" w14:textId="77777777" w:rsidTr="00B35F92">
        <w:tc>
          <w:tcPr>
            <w:tcW w:w="1332" w:type="dxa"/>
          </w:tcPr>
          <w:p w14:paraId="16BEBA4D" w14:textId="0E3BCD5A" w:rsidR="00292747" w:rsidRPr="006C7A89" w:rsidRDefault="00B35F92" w:rsidP="002705EF">
            <w:pPr>
              <w:spacing w:before="40" w:after="40"/>
              <w:jc w:val="center"/>
              <w:rPr>
                <w:rFonts w:ascii="Times New Roman" w:hAnsi="Times New Roman"/>
                <w:sz w:val="20"/>
                <w:lang w:val="mk-MK"/>
              </w:rPr>
            </w:pPr>
            <w:r>
              <w:rPr>
                <w:rFonts w:ascii="Times New Roman" w:hAnsi="Times New Roman"/>
                <w:sz w:val="20"/>
                <w:lang w:val="mk-MK"/>
              </w:rPr>
              <w:t>Табела 3</w:t>
            </w:r>
          </w:p>
        </w:tc>
        <w:tc>
          <w:tcPr>
            <w:tcW w:w="6804" w:type="dxa"/>
          </w:tcPr>
          <w:p w14:paraId="2DFDD3A5" w14:textId="238DB0B9" w:rsidR="00292747" w:rsidRPr="00B35F92" w:rsidRDefault="00B35F92" w:rsidP="002705EF">
            <w:pPr>
              <w:spacing w:before="40" w:after="40"/>
              <w:jc w:val="left"/>
              <w:rPr>
                <w:rFonts w:ascii="Times New Roman" w:hAnsi="Times New Roman"/>
                <w:i/>
                <w:iCs/>
                <w:sz w:val="20"/>
                <w:lang w:val="mk-MK"/>
              </w:rPr>
            </w:pPr>
            <w:r w:rsidRPr="00B35F92">
              <w:rPr>
                <w:rFonts w:ascii="Times New Roman" w:hAnsi="Times New Roman" w:hint="eastAsia"/>
                <w:i/>
                <w:iCs/>
                <w:sz w:val="20"/>
                <w:lang w:val="mk-MK"/>
              </w:rPr>
              <w:t>Резултати</w:t>
            </w:r>
            <w:r w:rsidRPr="00B35F92">
              <w:rPr>
                <w:rFonts w:ascii="Times New Roman" w:hAnsi="Times New Roman"/>
                <w:i/>
                <w:iCs/>
                <w:sz w:val="20"/>
                <w:lang w:val="mk-MK"/>
              </w:rPr>
              <w:t xml:space="preserve"> </w:t>
            </w:r>
            <w:r w:rsidRPr="00B35F92">
              <w:rPr>
                <w:rFonts w:ascii="Times New Roman" w:hAnsi="Times New Roman" w:hint="eastAsia"/>
                <w:i/>
                <w:iCs/>
                <w:sz w:val="20"/>
                <w:lang w:val="mk-MK"/>
              </w:rPr>
              <w:t>од</w:t>
            </w:r>
            <w:r w:rsidRPr="00B35F92">
              <w:rPr>
                <w:rFonts w:ascii="Times New Roman" w:hAnsi="Times New Roman"/>
                <w:i/>
                <w:iCs/>
                <w:sz w:val="20"/>
                <w:lang w:val="mk-MK"/>
              </w:rPr>
              <w:t xml:space="preserve"> </w:t>
            </w:r>
            <w:r w:rsidRPr="00B35F92">
              <w:rPr>
                <w:rFonts w:ascii="Times New Roman" w:hAnsi="Times New Roman" w:hint="eastAsia"/>
                <w:i/>
                <w:iCs/>
                <w:sz w:val="20"/>
                <w:lang w:val="mk-MK"/>
              </w:rPr>
              <w:t>тренирање</w:t>
            </w:r>
            <w:r w:rsidRPr="00B35F92">
              <w:rPr>
                <w:rFonts w:ascii="Times New Roman" w:hAnsi="Times New Roman"/>
                <w:i/>
                <w:iCs/>
                <w:sz w:val="20"/>
                <w:lang w:val="mk-MK"/>
              </w:rPr>
              <w:t xml:space="preserve"> </w:t>
            </w:r>
            <w:r w:rsidRPr="00B35F92">
              <w:rPr>
                <w:rFonts w:ascii="Times New Roman" w:hAnsi="Times New Roman" w:hint="eastAsia"/>
                <w:i/>
                <w:iCs/>
                <w:sz w:val="20"/>
                <w:lang w:val="mk-MK"/>
              </w:rPr>
              <w:t>на</w:t>
            </w:r>
            <w:r w:rsidRPr="00B35F92">
              <w:rPr>
                <w:rFonts w:ascii="Times New Roman" w:hAnsi="Times New Roman"/>
                <w:i/>
                <w:iCs/>
                <w:sz w:val="20"/>
                <w:lang w:val="mk-MK"/>
              </w:rPr>
              <w:t xml:space="preserve"> Random Forest Classifier</w:t>
            </w:r>
          </w:p>
        </w:tc>
        <w:tc>
          <w:tcPr>
            <w:tcW w:w="937" w:type="dxa"/>
          </w:tcPr>
          <w:p w14:paraId="7DAD3934" w14:textId="1C17982B" w:rsidR="00B35F92" w:rsidRPr="00B46BB4" w:rsidRDefault="00B35F92" w:rsidP="00B35F92">
            <w:pPr>
              <w:spacing w:before="40" w:after="40"/>
              <w:jc w:val="center"/>
              <w:rPr>
                <w:rFonts w:ascii="Times New Roman" w:hAnsi="Times New Roman"/>
                <w:sz w:val="20"/>
              </w:rPr>
            </w:pPr>
            <w:r>
              <w:rPr>
                <w:rFonts w:ascii="Times New Roman" w:hAnsi="Times New Roman"/>
                <w:sz w:val="20"/>
                <w:lang w:val="mk-MK"/>
              </w:rPr>
              <w:t>1</w:t>
            </w:r>
            <w:r w:rsidR="00B46BB4">
              <w:rPr>
                <w:rFonts w:ascii="Times New Roman" w:hAnsi="Times New Roman"/>
                <w:sz w:val="20"/>
              </w:rPr>
              <w:t>2</w:t>
            </w:r>
          </w:p>
        </w:tc>
      </w:tr>
      <w:tr w:rsidR="00B35F92" w:rsidRPr="006C7A89" w14:paraId="0ED221DA" w14:textId="77777777" w:rsidTr="00B35F92">
        <w:tc>
          <w:tcPr>
            <w:tcW w:w="1332" w:type="dxa"/>
          </w:tcPr>
          <w:p w14:paraId="22D587A9" w14:textId="3BC5A5BB" w:rsidR="00B35F92" w:rsidRDefault="00B35F92" w:rsidP="002705EF">
            <w:pPr>
              <w:spacing w:before="40" w:after="40"/>
              <w:jc w:val="center"/>
              <w:rPr>
                <w:rFonts w:ascii="Times New Roman" w:hAnsi="Times New Roman"/>
                <w:sz w:val="20"/>
                <w:lang w:val="mk-MK"/>
              </w:rPr>
            </w:pPr>
            <w:r>
              <w:rPr>
                <w:rFonts w:ascii="Times New Roman" w:hAnsi="Times New Roman"/>
                <w:sz w:val="20"/>
                <w:lang w:val="mk-MK"/>
              </w:rPr>
              <w:t>Табела 4</w:t>
            </w:r>
          </w:p>
        </w:tc>
        <w:tc>
          <w:tcPr>
            <w:tcW w:w="6804" w:type="dxa"/>
          </w:tcPr>
          <w:p w14:paraId="74C22AAB" w14:textId="0E8685F2" w:rsidR="00B35F92" w:rsidRPr="00B35F92" w:rsidRDefault="00B35F92" w:rsidP="002705EF">
            <w:pPr>
              <w:spacing w:before="40" w:after="40"/>
              <w:jc w:val="left"/>
              <w:rPr>
                <w:rFonts w:ascii="Times New Roman" w:hAnsi="Times New Roman"/>
                <w:i/>
                <w:iCs/>
                <w:sz w:val="20"/>
                <w:lang w:val="mk-MK"/>
              </w:rPr>
            </w:pPr>
            <w:r w:rsidRPr="00B35F92">
              <w:rPr>
                <w:rFonts w:ascii="Times New Roman" w:hAnsi="Times New Roman" w:hint="eastAsia"/>
                <w:i/>
                <w:iCs/>
                <w:sz w:val="20"/>
                <w:lang w:val="mk-MK"/>
              </w:rPr>
              <w:t>Резултати</w:t>
            </w:r>
            <w:r w:rsidRPr="00B35F92">
              <w:rPr>
                <w:rFonts w:ascii="Times New Roman" w:hAnsi="Times New Roman"/>
                <w:i/>
                <w:iCs/>
                <w:sz w:val="20"/>
                <w:lang w:val="mk-MK"/>
              </w:rPr>
              <w:t xml:space="preserve"> </w:t>
            </w:r>
            <w:r w:rsidRPr="00B35F92">
              <w:rPr>
                <w:rFonts w:ascii="Times New Roman" w:hAnsi="Times New Roman" w:hint="eastAsia"/>
                <w:i/>
                <w:iCs/>
                <w:sz w:val="20"/>
                <w:lang w:val="mk-MK"/>
              </w:rPr>
              <w:t>од</w:t>
            </w:r>
            <w:r w:rsidRPr="00B35F92">
              <w:rPr>
                <w:rFonts w:ascii="Times New Roman" w:hAnsi="Times New Roman"/>
                <w:i/>
                <w:iCs/>
                <w:sz w:val="20"/>
                <w:lang w:val="mk-MK"/>
              </w:rPr>
              <w:t xml:space="preserve"> </w:t>
            </w:r>
            <w:r w:rsidRPr="00B35F92">
              <w:rPr>
                <w:rFonts w:ascii="Times New Roman" w:hAnsi="Times New Roman" w:hint="eastAsia"/>
                <w:i/>
                <w:iCs/>
                <w:sz w:val="20"/>
                <w:lang w:val="mk-MK"/>
              </w:rPr>
              <w:t>тренирање</w:t>
            </w:r>
            <w:r w:rsidRPr="00B35F92">
              <w:rPr>
                <w:rFonts w:ascii="Times New Roman" w:hAnsi="Times New Roman"/>
                <w:i/>
                <w:iCs/>
                <w:sz w:val="20"/>
                <w:lang w:val="mk-MK"/>
              </w:rPr>
              <w:t xml:space="preserve"> </w:t>
            </w:r>
            <w:r w:rsidRPr="00B35F92">
              <w:rPr>
                <w:rFonts w:ascii="Times New Roman" w:hAnsi="Times New Roman" w:hint="eastAsia"/>
                <w:i/>
                <w:iCs/>
                <w:sz w:val="20"/>
                <w:lang w:val="mk-MK"/>
              </w:rPr>
              <w:t>на</w:t>
            </w:r>
            <w:r w:rsidRPr="00B35F92">
              <w:rPr>
                <w:rFonts w:ascii="Times New Roman" w:hAnsi="Times New Roman"/>
                <w:i/>
                <w:iCs/>
                <w:sz w:val="20"/>
                <w:lang w:val="mk-MK"/>
              </w:rPr>
              <w:t xml:space="preserve"> Logistic Regression</w:t>
            </w:r>
          </w:p>
        </w:tc>
        <w:tc>
          <w:tcPr>
            <w:tcW w:w="937" w:type="dxa"/>
          </w:tcPr>
          <w:p w14:paraId="57EBDEE0" w14:textId="2969C374" w:rsidR="00B35F92" w:rsidRPr="00B46BB4" w:rsidRDefault="00B35F92" w:rsidP="002705EF">
            <w:pPr>
              <w:spacing w:before="40" w:after="40"/>
              <w:jc w:val="center"/>
              <w:rPr>
                <w:rFonts w:ascii="Times New Roman" w:hAnsi="Times New Roman"/>
                <w:sz w:val="20"/>
              </w:rPr>
            </w:pPr>
            <w:r>
              <w:rPr>
                <w:rFonts w:ascii="Times New Roman" w:hAnsi="Times New Roman"/>
                <w:sz w:val="20"/>
                <w:lang w:val="mk-MK"/>
              </w:rPr>
              <w:t>1</w:t>
            </w:r>
            <w:r w:rsidR="00B46BB4">
              <w:rPr>
                <w:rFonts w:ascii="Times New Roman" w:hAnsi="Times New Roman"/>
                <w:sz w:val="20"/>
              </w:rPr>
              <w:t>2</w:t>
            </w:r>
          </w:p>
        </w:tc>
      </w:tr>
    </w:tbl>
    <w:p w14:paraId="1EAEAC47" w14:textId="77777777" w:rsidR="00292747" w:rsidRPr="00524A47" w:rsidRDefault="00292747" w:rsidP="00292747">
      <w:pPr>
        <w:rPr>
          <w:rFonts w:ascii="Times New Roman" w:hAnsi="Times New Roman"/>
          <w:lang w:val="pl-PL"/>
        </w:rPr>
      </w:pPr>
    </w:p>
    <w:p w14:paraId="4D7F62FE" w14:textId="77777777" w:rsidR="00292747" w:rsidRPr="004C199E" w:rsidRDefault="00292747" w:rsidP="00292747">
      <w:pPr>
        <w:rPr>
          <w:rFonts w:ascii="Times New Roman" w:hAnsi="Times New Roman"/>
          <w:sz w:val="24"/>
          <w:szCs w:val="24"/>
          <w:lang w:val="ru-RU"/>
        </w:rPr>
      </w:pPr>
    </w:p>
    <w:p w14:paraId="2B057D38" w14:textId="77777777" w:rsidR="00292747" w:rsidRPr="00211A4B" w:rsidRDefault="00292747" w:rsidP="00292747">
      <w:pPr>
        <w:pStyle w:val="Heading4"/>
        <w:rPr>
          <w:b/>
          <w:sz w:val="24"/>
          <w:szCs w:val="24"/>
          <w:lang w:val="ru-RU"/>
        </w:rPr>
      </w:pPr>
      <w:r w:rsidRPr="00211A4B">
        <w:rPr>
          <w:rFonts w:ascii="Times New Roman" w:hAnsi="Times New Roman"/>
          <w:b/>
          <w:sz w:val="24"/>
          <w:szCs w:val="24"/>
          <w:lang w:val="mk-MK"/>
        </w:rPr>
        <w:t>СПИСОК НА СКРАТЕНИЦИ</w:t>
      </w:r>
    </w:p>
    <w:p w14:paraId="0CA1AA1C" w14:textId="77777777" w:rsidR="00292747" w:rsidRPr="001C2A64" w:rsidRDefault="00292747" w:rsidP="00292747">
      <w:pPr>
        <w:jc w:val="center"/>
        <w:rPr>
          <w:rFonts w:ascii="Times New Roman" w:hAnsi="Times New Roman"/>
          <w:sz w:val="20"/>
          <w:lang w:val="ru-RU"/>
        </w:rPr>
      </w:pPr>
    </w:p>
    <w:tbl>
      <w:tblPr>
        <w:tblW w:w="9072" w:type="dxa"/>
        <w:tblInd w:w="10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4536"/>
        <w:gridCol w:w="4536"/>
      </w:tblGrid>
      <w:tr w:rsidR="00292747" w14:paraId="604F6F6D" w14:textId="77777777">
        <w:trPr>
          <w:trHeight w:val="457"/>
        </w:trPr>
        <w:tc>
          <w:tcPr>
            <w:tcW w:w="4536" w:type="dxa"/>
            <w:vAlign w:val="center"/>
          </w:tcPr>
          <w:p w14:paraId="3107A2B4" w14:textId="77777777" w:rsidR="00292747" w:rsidRPr="001C2A64" w:rsidRDefault="00292747" w:rsidP="002705EF">
            <w:pPr>
              <w:spacing w:before="60" w:after="60"/>
              <w:jc w:val="center"/>
              <w:rPr>
                <w:b/>
                <w:bCs/>
                <w:sz w:val="20"/>
                <w:lang w:val="ru-RU"/>
              </w:rPr>
            </w:pPr>
            <w:r>
              <w:rPr>
                <w:rFonts w:ascii="Times New Roman" w:hAnsi="Times New Roman"/>
                <w:b/>
                <w:bCs/>
                <w:sz w:val="20"/>
                <w:lang w:val="mk-MK"/>
              </w:rPr>
              <w:t>НА АНГЛИСКИ ЈАЗИК</w:t>
            </w:r>
          </w:p>
        </w:tc>
        <w:tc>
          <w:tcPr>
            <w:tcW w:w="4536" w:type="dxa"/>
            <w:vAlign w:val="center"/>
          </w:tcPr>
          <w:p w14:paraId="0CF9A584" w14:textId="77777777" w:rsidR="00292747" w:rsidRDefault="00292747" w:rsidP="002705EF">
            <w:pPr>
              <w:spacing w:before="60" w:after="60"/>
              <w:jc w:val="center"/>
              <w:rPr>
                <w:b/>
                <w:bCs/>
                <w:sz w:val="20"/>
              </w:rPr>
            </w:pPr>
            <w:r>
              <w:rPr>
                <w:rFonts w:ascii="Times New Roman" w:hAnsi="Times New Roman"/>
                <w:b/>
                <w:bCs/>
                <w:sz w:val="20"/>
                <w:lang w:val="mk-MK"/>
              </w:rPr>
              <w:t>НА МАКЕДОНСКИ ЈАЗИ</w:t>
            </w:r>
            <w:r>
              <w:rPr>
                <w:rFonts w:ascii="Times New Roman" w:hAnsi="Times New Roman"/>
                <w:b/>
                <w:bCs/>
                <w:sz w:val="20"/>
              </w:rPr>
              <w:t>K</w:t>
            </w:r>
          </w:p>
        </w:tc>
      </w:tr>
      <w:tr w:rsidR="00292747" w:rsidRPr="004C199E" w14:paraId="4F06D1DC" w14:textId="77777777">
        <w:trPr>
          <w:trHeight w:val="151"/>
        </w:trPr>
        <w:tc>
          <w:tcPr>
            <w:tcW w:w="4536" w:type="dxa"/>
          </w:tcPr>
          <w:p w14:paraId="62728475" w14:textId="0395AE00" w:rsidR="00292747" w:rsidRPr="004C199E" w:rsidRDefault="00531B62" w:rsidP="002705EF">
            <w:pPr>
              <w:rPr>
                <w:rFonts w:ascii="Times New Roman" w:hAnsi="Times New Roman"/>
                <w:sz w:val="20"/>
              </w:rPr>
            </w:pPr>
            <w:r w:rsidRPr="00531B62">
              <w:rPr>
                <w:rFonts w:ascii="Times New Roman" w:hAnsi="Times New Roman"/>
                <w:b/>
                <w:bCs/>
                <w:sz w:val="20"/>
              </w:rPr>
              <w:t>ELT</w:t>
            </w:r>
            <w:r>
              <w:rPr>
                <w:rFonts w:ascii="Times New Roman" w:hAnsi="Times New Roman"/>
                <w:sz w:val="20"/>
              </w:rPr>
              <w:t xml:space="preserve"> </w:t>
            </w:r>
            <w:r>
              <w:rPr>
                <w:rFonts w:ascii="Times New Roman" w:hAnsi="Times New Roman"/>
                <w:sz w:val="20"/>
              </w:rPr>
              <w:br/>
              <w:t>Extract, Load, Transform</w:t>
            </w:r>
          </w:p>
        </w:tc>
        <w:tc>
          <w:tcPr>
            <w:tcW w:w="4536" w:type="dxa"/>
          </w:tcPr>
          <w:p w14:paraId="5E5070DE" w14:textId="546C161E" w:rsidR="00292747" w:rsidRPr="00531B62" w:rsidRDefault="00531B62" w:rsidP="002705EF">
            <w:pPr>
              <w:rPr>
                <w:rFonts w:ascii="Times New Roman" w:hAnsi="Times New Roman"/>
                <w:sz w:val="20"/>
                <w:lang w:val="mk-MK"/>
              </w:rPr>
            </w:pPr>
            <w:r>
              <w:rPr>
                <w:rFonts w:ascii="Times New Roman" w:hAnsi="Times New Roman"/>
                <w:sz w:val="20"/>
                <w:lang w:val="mk-MK"/>
              </w:rPr>
              <w:br/>
              <w:t>Извлечи, Вчитај, Трансформирај</w:t>
            </w:r>
          </w:p>
        </w:tc>
      </w:tr>
      <w:tr w:rsidR="00292747" w:rsidRPr="004C199E" w14:paraId="563CAD84" w14:textId="77777777">
        <w:tblPrEx>
          <w:tblLook w:val="0000" w:firstRow="0" w:lastRow="0" w:firstColumn="0" w:lastColumn="0" w:noHBand="0" w:noVBand="0"/>
        </w:tblPrEx>
        <w:tc>
          <w:tcPr>
            <w:tcW w:w="4536" w:type="dxa"/>
          </w:tcPr>
          <w:p w14:paraId="53ADBD43" w14:textId="77777777" w:rsidR="00292747" w:rsidRPr="004C199E" w:rsidRDefault="00F92965" w:rsidP="002705EF">
            <w:pPr>
              <w:jc w:val="left"/>
              <w:rPr>
                <w:rFonts w:ascii="Times New Roman" w:hAnsi="Times New Roman"/>
                <w:b/>
                <w:sz w:val="20"/>
              </w:rPr>
            </w:pPr>
            <w:r>
              <w:rPr>
                <w:rFonts w:ascii="Times New Roman" w:hAnsi="Times New Roman"/>
                <w:b/>
                <w:sz w:val="20"/>
              </w:rPr>
              <w:t>WC3</w:t>
            </w:r>
          </w:p>
          <w:p w14:paraId="4B429319" w14:textId="77777777" w:rsidR="00292747" w:rsidRPr="004C199E" w:rsidRDefault="00F92965" w:rsidP="002705EF">
            <w:pPr>
              <w:jc w:val="left"/>
              <w:rPr>
                <w:rFonts w:ascii="Times New Roman" w:hAnsi="Times New Roman"/>
                <w:sz w:val="20"/>
              </w:rPr>
            </w:pPr>
            <w:r>
              <w:t>World Wide Web Consortium</w:t>
            </w:r>
          </w:p>
        </w:tc>
        <w:tc>
          <w:tcPr>
            <w:tcW w:w="4536" w:type="dxa"/>
          </w:tcPr>
          <w:p w14:paraId="5412052A" w14:textId="77777777" w:rsidR="00292747" w:rsidRPr="004C199E" w:rsidRDefault="00292747" w:rsidP="002705EF">
            <w:pPr>
              <w:jc w:val="left"/>
              <w:rPr>
                <w:rFonts w:ascii="Times New Roman" w:hAnsi="Times New Roman"/>
                <w:sz w:val="20"/>
                <w:lang w:val="mk-MK"/>
              </w:rPr>
            </w:pPr>
          </w:p>
          <w:p w14:paraId="525D095A" w14:textId="77777777" w:rsidR="00292747" w:rsidRPr="00F92965" w:rsidRDefault="00F92965" w:rsidP="002705EF">
            <w:pPr>
              <w:jc w:val="left"/>
              <w:rPr>
                <w:rFonts w:ascii="Times New Roman" w:hAnsi="Times New Roman"/>
                <w:sz w:val="20"/>
                <w:lang w:val="mk-MK"/>
              </w:rPr>
            </w:pPr>
            <w:r>
              <w:rPr>
                <w:rFonts w:ascii="Times New Roman" w:hAnsi="Times New Roman"/>
                <w:sz w:val="20"/>
                <w:lang w:val="mk-MK"/>
              </w:rPr>
              <w:t>Светски конзорциум за веб</w:t>
            </w:r>
          </w:p>
        </w:tc>
      </w:tr>
      <w:tr w:rsidR="00292747" w:rsidRPr="004C199E" w14:paraId="14557E05" w14:textId="77777777">
        <w:tblPrEx>
          <w:tblLook w:val="0000" w:firstRow="0" w:lastRow="0" w:firstColumn="0" w:lastColumn="0" w:noHBand="0" w:noVBand="0"/>
        </w:tblPrEx>
        <w:tc>
          <w:tcPr>
            <w:tcW w:w="4536" w:type="dxa"/>
          </w:tcPr>
          <w:p w14:paraId="70D98967" w14:textId="187C18DB" w:rsidR="00292747" w:rsidRPr="00531B62" w:rsidRDefault="00531B62" w:rsidP="002705EF">
            <w:pPr>
              <w:jc w:val="left"/>
              <w:rPr>
                <w:rFonts w:ascii="Times New Roman" w:hAnsi="Times New Roman"/>
                <w:sz w:val="20"/>
              </w:rPr>
            </w:pPr>
            <w:r w:rsidRPr="00531B62">
              <w:rPr>
                <w:b/>
                <w:bCs/>
              </w:rPr>
              <w:t>DoS</w:t>
            </w:r>
            <w:r>
              <w:rPr>
                <w:b/>
                <w:bCs/>
                <w:lang w:val="mk-MK"/>
              </w:rPr>
              <w:br/>
            </w:r>
            <w:r>
              <w:t>Denial of Service</w:t>
            </w:r>
          </w:p>
        </w:tc>
        <w:tc>
          <w:tcPr>
            <w:tcW w:w="4536" w:type="dxa"/>
          </w:tcPr>
          <w:p w14:paraId="64791633" w14:textId="4482F46B" w:rsidR="00292747" w:rsidRPr="00531B62" w:rsidRDefault="00531B62" w:rsidP="002705EF">
            <w:pPr>
              <w:jc w:val="left"/>
              <w:rPr>
                <w:rFonts w:ascii="Times New Roman" w:hAnsi="Times New Roman"/>
                <w:sz w:val="20"/>
                <w:lang w:val="mk-MK"/>
              </w:rPr>
            </w:pPr>
            <w:r>
              <w:rPr>
                <w:rFonts w:ascii="Times New Roman" w:hAnsi="Times New Roman"/>
                <w:sz w:val="20"/>
              </w:rPr>
              <w:br/>
            </w:r>
            <w:r>
              <w:rPr>
                <w:rFonts w:ascii="Times New Roman" w:hAnsi="Times New Roman"/>
                <w:sz w:val="20"/>
                <w:lang w:val="mk-MK"/>
              </w:rPr>
              <w:t>Одбивање на услуга</w:t>
            </w:r>
          </w:p>
        </w:tc>
      </w:tr>
      <w:tr w:rsidR="00292747" w:rsidRPr="004C199E" w14:paraId="370AFDE6" w14:textId="77777777">
        <w:trPr>
          <w:trHeight w:val="151"/>
        </w:trPr>
        <w:tc>
          <w:tcPr>
            <w:tcW w:w="4536" w:type="dxa"/>
          </w:tcPr>
          <w:p w14:paraId="2ED030FA" w14:textId="04F5718E" w:rsidR="00292747" w:rsidRPr="00531B62" w:rsidRDefault="00531B62" w:rsidP="002705EF">
            <w:pPr>
              <w:jc w:val="left"/>
              <w:rPr>
                <w:rFonts w:ascii="Times New Roman" w:hAnsi="Times New Roman"/>
                <w:sz w:val="20"/>
              </w:rPr>
            </w:pPr>
            <w:r w:rsidRPr="00531B62">
              <w:rPr>
                <w:b/>
                <w:bCs/>
              </w:rPr>
              <w:t>R2L</w:t>
            </w:r>
            <w:r>
              <w:rPr>
                <w:b/>
                <w:bCs/>
              </w:rPr>
              <w:br/>
            </w:r>
            <w:r>
              <w:t>Remote to local</w:t>
            </w:r>
          </w:p>
        </w:tc>
        <w:tc>
          <w:tcPr>
            <w:tcW w:w="4536" w:type="dxa"/>
          </w:tcPr>
          <w:p w14:paraId="03F3B247" w14:textId="7179CB23" w:rsidR="00292747" w:rsidRPr="00531B62" w:rsidRDefault="00531B62" w:rsidP="002705EF">
            <w:pPr>
              <w:jc w:val="left"/>
              <w:rPr>
                <w:rFonts w:ascii="Times New Roman" w:hAnsi="Times New Roman"/>
                <w:sz w:val="20"/>
                <w:lang w:val="mk-MK"/>
              </w:rPr>
            </w:pPr>
            <w:r>
              <w:rPr>
                <w:rFonts w:ascii="Times New Roman" w:hAnsi="Times New Roman"/>
                <w:b/>
                <w:bCs/>
                <w:sz w:val="20"/>
                <w:lang w:val="mk-MK"/>
              </w:rPr>
              <w:br/>
            </w:r>
            <w:r>
              <w:rPr>
                <w:rFonts w:ascii="Times New Roman" w:hAnsi="Times New Roman"/>
                <w:sz w:val="20"/>
                <w:lang w:val="mk-MK"/>
              </w:rPr>
              <w:t>Одалечено до локално</w:t>
            </w:r>
          </w:p>
        </w:tc>
      </w:tr>
      <w:tr w:rsidR="00531B62" w:rsidRPr="004C199E" w14:paraId="4DA3BE3C" w14:textId="77777777">
        <w:trPr>
          <w:trHeight w:val="151"/>
        </w:trPr>
        <w:tc>
          <w:tcPr>
            <w:tcW w:w="4536" w:type="dxa"/>
          </w:tcPr>
          <w:p w14:paraId="0EFEA5B7" w14:textId="443CD1C6" w:rsidR="00531B62" w:rsidRPr="00531B62" w:rsidRDefault="00531B62" w:rsidP="002705EF">
            <w:pPr>
              <w:jc w:val="left"/>
            </w:pPr>
            <w:r w:rsidRPr="00531B62">
              <w:rPr>
                <w:b/>
                <w:bCs/>
              </w:rPr>
              <w:t>U2R</w:t>
            </w:r>
            <w:r>
              <w:rPr>
                <w:b/>
                <w:bCs/>
              </w:rPr>
              <w:br/>
            </w:r>
            <w:r>
              <w:t>User to root</w:t>
            </w:r>
          </w:p>
        </w:tc>
        <w:tc>
          <w:tcPr>
            <w:tcW w:w="4536" w:type="dxa"/>
          </w:tcPr>
          <w:p w14:paraId="5A280DBC" w14:textId="4DF37627" w:rsidR="00531B62" w:rsidRPr="00531B62" w:rsidRDefault="00531B62" w:rsidP="002705EF">
            <w:pPr>
              <w:jc w:val="left"/>
              <w:rPr>
                <w:rFonts w:ascii="Times New Roman" w:hAnsi="Times New Roman"/>
                <w:sz w:val="20"/>
              </w:rPr>
            </w:pPr>
            <w:r>
              <w:rPr>
                <w:rFonts w:ascii="Times New Roman" w:hAnsi="Times New Roman"/>
                <w:b/>
                <w:bCs/>
                <w:sz w:val="20"/>
                <w:lang w:val="mk-MK"/>
              </w:rPr>
              <w:br/>
            </w:r>
            <w:r>
              <w:rPr>
                <w:rFonts w:ascii="Times New Roman" w:hAnsi="Times New Roman"/>
                <w:sz w:val="20"/>
                <w:lang w:val="mk-MK"/>
              </w:rPr>
              <w:t>Од корисник до корен</w:t>
            </w:r>
          </w:p>
        </w:tc>
      </w:tr>
    </w:tbl>
    <w:p w14:paraId="3BBB2B8F" w14:textId="77777777" w:rsidR="00292747" w:rsidRDefault="00292747" w:rsidP="00292747">
      <w:pPr>
        <w:rPr>
          <w:rFonts w:ascii="Times New Roman" w:hAnsi="Times New Roman"/>
          <w:lang w:val="mk-MK"/>
        </w:rPr>
      </w:pPr>
    </w:p>
    <w:p w14:paraId="1682DFF9" w14:textId="77777777" w:rsidR="00292747" w:rsidRDefault="00292747" w:rsidP="00292747">
      <w:pPr>
        <w:rPr>
          <w:rFonts w:ascii="Times New Roman" w:hAnsi="Times New Roman"/>
          <w:lang w:val="mk-MK"/>
        </w:rPr>
      </w:pPr>
    </w:p>
    <w:p w14:paraId="35D710D3" w14:textId="77777777" w:rsidR="002C7A5A" w:rsidRDefault="002C7A5A" w:rsidP="00B04E49">
      <w:pPr>
        <w:jc w:val="center"/>
        <w:rPr>
          <w:rFonts w:ascii="Times New Roman" w:hAnsi="Times New Roman"/>
          <w:color w:val="FF0000"/>
          <w:u w:val="single"/>
          <w:lang w:val="mk-MK"/>
        </w:rPr>
      </w:pPr>
    </w:p>
    <w:p w14:paraId="55580804" w14:textId="77777777" w:rsidR="00531B62" w:rsidRDefault="00531B62" w:rsidP="009B30FC">
      <w:pPr>
        <w:rPr>
          <w:rFonts w:ascii="Times New Roman" w:hAnsi="Times New Roman"/>
          <w:color w:val="FF0000"/>
          <w:u w:val="single"/>
          <w:lang w:val="mk-MK"/>
        </w:rPr>
      </w:pPr>
    </w:p>
    <w:p w14:paraId="48D9270C" w14:textId="77777777" w:rsidR="009B30FC" w:rsidRDefault="009B30FC" w:rsidP="009B30FC">
      <w:pPr>
        <w:rPr>
          <w:rFonts w:ascii="Times New Roman" w:hAnsi="Times New Roman"/>
          <w:color w:val="FF0000"/>
          <w:u w:val="single"/>
        </w:rPr>
      </w:pPr>
    </w:p>
    <w:p w14:paraId="6E63144F" w14:textId="77777777" w:rsidR="006772A9" w:rsidRPr="006772A9" w:rsidRDefault="006772A9" w:rsidP="009B30FC">
      <w:pPr>
        <w:rPr>
          <w:rFonts w:ascii="Times New Roman" w:hAnsi="Times New Roman"/>
          <w:color w:val="FF0000"/>
          <w:u w:val="single"/>
        </w:rPr>
      </w:pPr>
    </w:p>
    <w:p w14:paraId="16AD3F6E" w14:textId="77777777" w:rsidR="002C7A5A" w:rsidRPr="00F92965" w:rsidRDefault="002C7A5A" w:rsidP="00B04E49">
      <w:pPr>
        <w:jc w:val="center"/>
        <w:rPr>
          <w:rFonts w:ascii="Times New Roman" w:hAnsi="Times New Roman"/>
          <w:color w:val="FF0000"/>
          <w:u w:val="single"/>
        </w:rPr>
      </w:pPr>
    </w:p>
    <w:p w14:paraId="0F670B19" w14:textId="77777777" w:rsidR="002F09F0" w:rsidRDefault="002F09F0" w:rsidP="002F09F0">
      <w:pPr>
        <w:jc w:val="center"/>
        <w:rPr>
          <w:rFonts w:ascii="Times New Roman" w:hAnsi="Times New Roman"/>
          <w:b/>
          <w:sz w:val="24"/>
          <w:szCs w:val="24"/>
          <w:lang w:val="mk-MK"/>
        </w:rPr>
      </w:pPr>
      <w:r w:rsidRPr="00BC51E8">
        <w:rPr>
          <w:rFonts w:ascii="Times New Roman" w:hAnsi="Times New Roman"/>
          <w:b/>
          <w:sz w:val="24"/>
          <w:szCs w:val="24"/>
          <w:lang w:val="ru-RU"/>
        </w:rPr>
        <w:t>С О Д Р Ж И Н А</w:t>
      </w:r>
    </w:p>
    <w:p w14:paraId="7F217108" w14:textId="77777777" w:rsidR="002D0BCF" w:rsidRDefault="002D0BCF" w:rsidP="002F09F0">
      <w:pPr>
        <w:jc w:val="center"/>
        <w:rPr>
          <w:rFonts w:ascii="Times New Roman" w:hAnsi="Times New Roman"/>
          <w:b/>
          <w:sz w:val="24"/>
          <w:szCs w:val="24"/>
        </w:rPr>
      </w:pPr>
    </w:p>
    <w:sdt>
      <w:sdtPr>
        <w:id w:val="-1364121876"/>
        <w:docPartObj>
          <w:docPartGallery w:val="Table of Contents"/>
          <w:docPartUnique/>
        </w:docPartObj>
      </w:sdtPr>
      <w:sdtEndPr>
        <w:rPr>
          <w:b/>
          <w:bCs/>
          <w:noProof/>
        </w:rPr>
      </w:sdtEndPr>
      <w:sdtContent>
        <w:p w14:paraId="3A59F7C0" w14:textId="0BA7BBCE" w:rsidR="006772A9" w:rsidRDefault="006772A9" w:rsidP="006772A9"/>
        <w:p w14:paraId="6E8350B5" w14:textId="1C43B7B4" w:rsidR="007E1038" w:rsidRDefault="006772A9">
          <w:pPr>
            <w:pStyle w:val="TOC1"/>
            <w:tabs>
              <w:tab w:val="right" w:leader="dot" w:pos="9061"/>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16135887" w:history="1">
            <w:r w:rsidR="007E1038" w:rsidRPr="009F0244">
              <w:rPr>
                <w:rStyle w:val="Hyperlink"/>
                <w:noProof/>
              </w:rPr>
              <w:t>АПСТРАКТ</w:t>
            </w:r>
            <w:r w:rsidR="007E1038">
              <w:rPr>
                <w:noProof/>
                <w:webHidden/>
              </w:rPr>
              <w:tab/>
            </w:r>
            <w:r w:rsidR="007E1038">
              <w:rPr>
                <w:noProof/>
                <w:webHidden/>
              </w:rPr>
              <w:fldChar w:fldCharType="begin"/>
            </w:r>
            <w:r w:rsidR="007E1038">
              <w:rPr>
                <w:noProof/>
                <w:webHidden/>
              </w:rPr>
              <w:instrText xml:space="preserve"> PAGEREF _Toc216135887 \h </w:instrText>
            </w:r>
            <w:r w:rsidR="007E1038">
              <w:rPr>
                <w:noProof/>
                <w:webHidden/>
              </w:rPr>
            </w:r>
            <w:r w:rsidR="007E1038">
              <w:rPr>
                <w:noProof/>
                <w:webHidden/>
              </w:rPr>
              <w:fldChar w:fldCharType="separate"/>
            </w:r>
            <w:r w:rsidR="00671F31">
              <w:rPr>
                <w:noProof/>
                <w:webHidden/>
              </w:rPr>
              <w:t>2</w:t>
            </w:r>
            <w:r w:rsidR="007E1038">
              <w:rPr>
                <w:noProof/>
                <w:webHidden/>
              </w:rPr>
              <w:fldChar w:fldCharType="end"/>
            </w:r>
          </w:hyperlink>
        </w:p>
        <w:p w14:paraId="3EBC22D8" w14:textId="3440C924" w:rsidR="007E1038" w:rsidRDefault="00000000">
          <w:pPr>
            <w:pStyle w:val="TOC1"/>
            <w:tabs>
              <w:tab w:val="right" w:leader="dot" w:pos="9061"/>
            </w:tabs>
            <w:rPr>
              <w:rFonts w:eastAsiaTheme="minorEastAsia" w:cstheme="minorBidi"/>
              <w:b w:val="0"/>
              <w:bCs w:val="0"/>
              <w:i w:val="0"/>
              <w:iCs w:val="0"/>
              <w:noProof/>
              <w:kern w:val="2"/>
              <w14:ligatures w14:val="standardContextual"/>
            </w:rPr>
          </w:pPr>
          <w:hyperlink w:anchor="_Toc216135888" w:history="1">
            <w:r w:rsidR="007E1038" w:rsidRPr="009F0244">
              <w:rPr>
                <w:rStyle w:val="Hyperlink"/>
                <w:rFonts w:ascii="Times New Roman" w:hAnsi="Times New Roman"/>
                <w:noProof/>
                <w:lang w:val="mk-MK"/>
              </w:rPr>
              <w:t>ЛИСТА НА КОРИСТЕНИ ОЗНАКИ</w:t>
            </w:r>
            <w:r w:rsidR="007E1038">
              <w:rPr>
                <w:noProof/>
                <w:webHidden/>
              </w:rPr>
              <w:tab/>
            </w:r>
            <w:r w:rsidR="007E1038">
              <w:rPr>
                <w:noProof/>
                <w:webHidden/>
              </w:rPr>
              <w:fldChar w:fldCharType="begin"/>
            </w:r>
            <w:r w:rsidR="007E1038">
              <w:rPr>
                <w:noProof/>
                <w:webHidden/>
              </w:rPr>
              <w:instrText xml:space="preserve"> PAGEREF _Toc216135888 \h </w:instrText>
            </w:r>
            <w:r w:rsidR="007E1038">
              <w:rPr>
                <w:noProof/>
                <w:webHidden/>
              </w:rPr>
            </w:r>
            <w:r w:rsidR="007E1038">
              <w:rPr>
                <w:noProof/>
                <w:webHidden/>
              </w:rPr>
              <w:fldChar w:fldCharType="separate"/>
            </w:r>
            <w:r w:rsidR="00671F31">
              <w:rPr>
                <w:noProof/>
                <w:webHidden/>
              </w:rPr>
              <w:t>3</w:t>
            </w:r>
            <w:r w:rsidR="007E1038">
              <w:rPr>
                <w:noProof/>
                <w:webHidden/>
              </w:rPr>
              <w:fldChar w:fldCharType="end"/>
            </w:r>
          </w:hyperlink>
        </w:p>
        <w:p w14:paraId="5291924F" w14:textId="766475C4" w:rsidR="007E1038" w:rsidRDefault="00000000">
          <w:pPr>
            <w:pStyle w:val="TOC1"/>
            <w:tabs>
              <w:tab w:val="right" w:leader="dot" w:pos="9061"/>
            </w:tabs>
            <w:rPr>
              <w:rFonts w:eastAsiaTheme="minorEastAsia" w:cstheme="minorBidi"/>
              <w:b w:val="0"/>
              <w:bCs w:val="0"/>
              <w:i w:val="0"/>
              <w:iCs w:val="0"/>
              <w:noProof/>
              <w:kern w:val="2"/>
              <w14:ligatures w14:val="standardContextual"/>
            </w:rPr>
          </w:pPr>
          <w:hyperlink w:anchor="_Toc216135889" w:history="1">
            <w:r w:rsidR="007E1038" w:rsidRPr="009F0244">
              <w:rPr>
                <w:rStyle w:val="Hyperlink"/>
                <w:rFonts w:ascii="Times New Roman" w:hAnsi="Times New Roman"/>
                <w:noProof/>
                <w:lang w:val="mk-MK"/>
              </w:rPr>
              <w:t>СПИСОК НА СЛИКИ</w:t>
            </w:r>
            <w:r w:rsidR="007E1038">
              <w:rPr>
                <w:noProof/>
                <w:webHidden/>
              </w:rPr>
              <w:tab/>
            </w:r>
            <w:r w:rsidR="007E1038">
              <w:rPr>
                <w:noProof/>
                <w:webHidden/>
              </w:rPr>
              <w:fldChar w:fldCharType="begin"/>
            </w:r>
            <w:r w:rsidR="007E1038">
              <w:rPr>
                <w:noProof/>
                <w:webHidden/>
              </w:rPr>
              <w:instrText xml:space="preserve"> PAGEREF _Toc216135889 \h </w:instrText>
            </w:r>
            <w:r w:rsidR="007E1038">
              <w:rPr>
                <w:noProof/>
                <w:webHidden/>
              </w:rPr>
            </w:r>
            <w:r w:rsidR="007E1038">
              <w:rPr>
                <w:noProof/>
                <w:webHidden/>
              </w:rPr>
              <w:fldChar w:fldCharType="separate"/>
            </w:r>
            <w:r w:rsidR="00671F31">
              <w:rPr>
                <w:noProof/>
                <w:webHidden/>
              </w:rPr>
              <w:t>3</w:t>
            </w:r>
            <w:r w:rsidR="007E1038">
              <w:rPr>
                <w:noProof/>
                <w:webHidden/>
              </w:rPr>
              <w:fldChar w:fldCharType="end"/>
            </w:r>
          </w:hyperlink>
        </w:p>
        <w:p w14:paraId="35A6B25F" w14:textId="2E0F8534" w:rsidR="007E1038" w:rsidRDefault="00000000">
          <w:pPr>
            <w:pStyle w:val="TOC1"/>
            <w:tabs>
              <w:tab w:val="right" w:leader="dot" w:pos="9061"/>
            </w:tabs>
            <w:rPr>
              <w:rFonts w:eastAsiaTheme="minorEastAsia" w:cstheme="minorBidi"/>
              <w:b w:val="0"/>
              <w:bCs w:val="0"/>
              <w:i w:val="0"/>
              <w:iCs w:val="0"/>
              <w:noProof/>
              <w:kern w:val="2"/>
              <w14:ligatures w14:val="standardContextual"/>
            </w:rPr>
          </w:pPr>
          <w:hyperlink w:anchor="_Toc216135890" w:history="1">
            <w:r w:rsidR="007E1038" w:rsidRPr="009F0244">
              <w:rPr>
                <w:rStyle w:val="Hyperlink"/>
                <w:rFonts w:ascii="Times New Roman" w:hAnsi="Times New Roman"/>
                <w:noProof/>
                <w:lang w:val="mk-MK"/>
              </w:rPr>
              <w:t>СПИСОК НА ТАБЕЛИ</w:t>
            </w:r>
            <w:r w:rsidR="007E1038">
              <w:rPr>
                <w:noProof/>
                <w:webHidden/>
              </w:rPr>
              <w:tab/>
            </w:r>
            <w:r w:rsidR="007E1038">
              <w:rPr>
                <w:noProof/>
                <w:webHidden/>
              </w:rPr>
              <w:fldChar w:fldCharType="begin"/>
            </w:r>
            <w:r w:rsidR="007E1038">
              <w:rPr>
                <w:noProof/>
                <w:webHidden/>
              </w:rPr>
              <w:instrText xml:space="preserve"> PAGEREF _Toc216135890 \h </w:instrText>
            </w:r>
            <w:r w:rsidR="007E1038">
              <w:rPr>
                <w:noProof/>
                <w:webHidden/>
              </w:rPr>
            </w:r>
            <w:r w:rsidR="007E1038">
              <w:rPr>
                <w:noProof/>
                <w:webHidden/>
              </w:rPr>
              <w:fldChar w:fldCharType="separate"/>
            </w:r>
            <w:r w:rsidR="00671F31">
              <w:rPr>
                <w:noProof/>
                <w:webHidden/>
              </w:rPr>
              <w:t>3</w:t>
            </w:r>
            <w:r w:rsidR="007E1038">
              <w:rPr>
                <w:noProof/>
                <w:webHidden/>
              </w:rPr>
              <w:fldChar w:fldCharType="end"/>
            </w:r>
          </w:hyperlink>
        </w:p>
        <w:p w14:paraId="5715BFE6" w14:textId="57FCEB2C" w:rsidR="007E1038" w:rsidRDefault="00000000">
          <w:pPr>
            <w:pStyle w:val="TOC1"/>
            <w:tabs>
              <w:tab w:val="right" w:leader="dot" w:pos="9061"/>
            </w:tabs>
            <w:rPr>
              <w:rFonts w:eastAsiaTheme="minorEastAsia" w:cstheme="minorBidi"/>
              <w:b w:val="0"/>
              <w:bCs w:val="0"/>
              <w:i w:val="0"/>
              <w:iCs w:val="0"/>
              <w:noProof/>
              <w:kern w:val="2"/>
              <w14:ligatures w14:val="standardContextual"/>
            </w:rPr>
          </w:pPr>
          <w:hyperlink w:anchor="_Toc216135891" w:history="1">
            <w:r w:rsidR="007E1038" w:rsidRPr="009F0244">
              <w:rPr>
                <w:rStyle w:val="Hyperlink"/>
                <w:noProof/>
              </w:rPr>
              <w:t>1. ВОВЕД</w:t>
            </w:r>
            <w:r w:rsidR="007E1038">
              <w:rPr>
                <w:noProof/>
                <w:webHidden/>
              </w:rPr>
              <w:tab/>
            </w:r>
            <w:r w:rsidR="007E1038">
              <w:rPr>
                <w:noProof/>
                <w:webHidden/>
              </w:rPr>
              <w:fldChar w:fldCharType="begin"/>
            </w:r>
            <w:r w:rsidR="007E1038">
              <w:rPr>
                <w:noProof/>
                <w:webHidden/>
              </w:rPr>
              <w:instrText xml:space="preserve"> PAGEREF _Toc216135891 \h </w:instrText>
            </w:r>
            <w:r w:rsidR="007E1038">
              <w:rPr>
                <w:noProof/>
                <w:webHidden/>
              </w:rPr>
            </w:r>
            <w:r w:rsidR="007E1038">
              <w:rPr>
                <w:noProof/>
                <w:webHidden/>
              </w:rPr>
              <w:fldChar w:fldCharType="separate"/>
            </w:r>
            <w:r w:rsidR="00671F31">
              <w:rPr>
                <w:noProof/>
                <w:webHidden/>
              </w:rPr>
              <w:t>6</w:t>
            </w:r>
            <w:r w:rsidR="007E1038">
              <w:rPr>
                <w:noProof/>
                <w:webHidden/>
              </w:rPr>
              <w:fldChar w:fldCharType="end"/>
            </w:r>
          </w:hyperlink>
        </w:p>
        <w:p w14:paraId="786FCF24" w14:textId="7807A0F8" w:rsidR="007E1038" w:rsidRDefault="00000000">
          <w:pPr>
            <w:pStyle w:val="TOC1"/>
            <w:tabs>
              <w:tab w:val="right" w:leader="dot" w:pos="9061"/>
            </w:tabs>
            <w:rPr>
              <w:rFonts w:eastAsiaTheme="minorEastAsia" w:cstheme="minorBidi"/>
              <w:b w:val="0"/>
              <w:bCs w:val="0"/>
              <w:i w:val="0"/>
              <w:iCs w:val="0"/>
              <w:noProof/>
              <w:kern w:val="2"/>
              <w14:ligatures w14:val="standardContextual"/>
            </w:rPr>
          </w:pPr>
          <w:hyperlink w:anchor="_Toc216135892" w:history="1">
            <w:r w:rsidR="007E1038" w:rsidRPr="009F0244">
              <w:rPr>
                <w:rStyle w:val="Hyperlink"/>
                <w:noProof/>
              </w:rPr>
              <w:t xml:space="preserve">2. </w:t>
            </w:r>
            <w:r w:rsidR="007E1038" w:rsidRPr="009F0244">
              <w:rPr>
                <w:rStyle w:val="Hyperlink"/>
                <w:noProof/>
                <w:lang w:val="mk-MK"/>
              </w:rPr>
              <w:t>МОМЕНТАЛНА СОСТОЈБА</w:t>
            </w:r>
            <w:r w:rsidR="007E1038" w:rsidRPr="009F0244">
              <w:rPr>
                <w:rStyle w:val="Hyperlink"/>
                <w:noProof/>
              </w:rPr>
              <w:t xml:space="preserve"> (State of the Art)</w:t>
            </w:r>
            <w:r w:rsidR="007E1038">
              <w:rPr>
                <w:noProof/>
                <w:webHidden/>
              </w:rPr>
              <w:tab/>
            </w:r>
            <w:r w:rsidR="007E1038">
              <w:rPr>
                <w:noProof/>
                <w:webHidden/>
              </w:rPr>
              <w:fldChar w:fldCharType="begin"/>
            </w:r>
            <w:r w:rsidR="007E1038">
              <w:rPr>
                <w:noProof/>
                <w:webHidden/>
              </w:rPr>
              <w:instrText xml:space="preserve"> PAGEREF _Toc216135892 \h </w:instrText>
            </w:r>
            <w:r w:rsidR="007E1038">
              <w:rPr>
                <w:noProof/>
                <w:webHidden/>
              </w:rPr>
            </w:r>
            <w:r w:rsidR="007E1038">
              <w:rPr>
                <w:noProof/>
                <w:webHidden/>
              </w:rPr>
              <w:fldChar w:fldCharType="separate"/>
            </w:r>
            <w:r w:rsidR="00671F31">
              <w:rPr>
                <w:noProof/>
                <w:webHidden/>
              </w:rPr>
              <w:t>6</w:t>
            </w:r>
            <w:r w:rsidR="007E1038">
              <w:rPr>
                <w:noProof/>
                <w:webHidden/>
              </w:rPr>
              <w:fldChar w:fldCharType="end"/>
            </w:r>
          </w:hyperlink>
        </w:p>
        <w:p w14:paraId="746A8A31" w14:textId="2AEF96B6" w:rsidR="007E1038" w:rsidRDefault="00000000">
          <w:pPr>
            <w:pStyle w:val="TOC2"/>
            <w:tabs>
              <w:tab w:val="right" w:leader="dot" w:pos="9061"/>
            </w:tabs>
            <w:rPr>
              <w:rFonts w:eastAsiaTheme="minorEastAsia" w:cstheme="minorBidi"/>
              <w:b w:val="0"/>
              <w:bCs w:val="0"/>
              <w:noProof/>
              <w:kern w:val="2"/>
              <w:sz w:val="24"/>
              <w:szCs w:val="24"/>
              <w14:ligatures w14:val="standardContextual"/>
            </w:rPr>
          </w:pPr>
          <w:hyperlink w:anchor="_Toc216135893" w:history="1">
            <w:r w:rsidR="007E1038" w:rsidRPr="009F0244">
              <w:rPr>
                <w:rStyle w:val="Hyperlink"/>
                <w:noProof/>
              </w:rPr>
              <w:t>2.1. Системи базирани на потписи</w:t>
            </w:r>
            <w:r w:rsidR="007E1038">
              <w:rPr>
                <w:noProof/>
                <w:webHidden/>
              </w:rPr>
              <w:tab/>
            </w:r>
            <w:r w:rsidR="007E1038">
              <w:rPr>
                <w:noProof/>
                <w:webHidden/>
              </w:rPr>
              <w:fldChar w:fldCharType="begin"/>
            </w:r>
            <w:r w:rsidR="007E1038">
              <w:rPr>
                <w:noProof/>
                <w:webHidden/>
              </w:rPr>
              <w:instrText xml:space="preserve"> PAGEREF _Toc216135893 \h </w:instrText>
            </w:r>
            <w:r w:rsidR="007E1038">
              <w:rPr>
                <w:noProof/>
                <w:webHidden/>
              </w:rPr>
            </w:r>
            <w:r w:rsidR="007E1038">
              <w:rPr>
                <w:noProof/>
                <w:webHidden/>
              </w:rPr>
              <w:fldChar w:fldCharType="separate"/>
            </w:r>
            <w:r w:rsidR="00671F31">
              <w:rPr>
                <w:noProof/>
                <w:webHidden/>
              </w:rPr>
              <w:t>6</w:t>
            </w:r>
            <w:r w:rsidR="007E1038">
              <w:rPr>
                <w:noProof/>
                <w:webHidden/>
              </w:rPr>
              <w:fldChar w:fldCharType="end"/>
            </w:r>
          </w:hyperlink>
        </w:p>
        <w:p w14:paraId="36446C38" w14:textId="6A00EDCF" w:rsidR="007E1038" w:rsidRDefault="00000000">
          <w:pPr>
            <w:pStyle w:val="TOC2"/>
            <w:tabs>
              <w:tab w:val="right" w:leader="dot" w:pos="9061"/>
            </w:tabs>
            <w:rPr>
              <w:rFonts w:eastAsiaTheme="minorEastAsia" w:cstheme="minorBidi"/>
              <w:b w:val="0"/>
              <w:bCs w:val="0"/>
              <w:noProof/>
              <w:kern w:val="2"/>
              <w:sz w:val="24"/>
              <w:szCs w:val="24"/>
              <w14:ligatures w14:val="standardContextual"/>
            </w:rPr>
          </w:pPr>
          <w:hyperlink w:anchor="_Toc216135894" w:history="1">
            <w:r w:rsidR="007E1038" w:rsidRPr="009F0244">
              <w:rPr>
                <w:rStyle w:val="Hyperlink"/>
                <w:noProof/>
              </w:rPr>
              <w:t>2</w:t>
            </w:r>
            <w:r w:rsidR="007E1038" w:rsidRPr="009F0244">
              <w:rPr>
                <w:rStyle w:val="Hyperlink"/>
                <w:noProof/>
                <w:lang w:val="mk-MK"/>
              </w:rPr>
              <w:t>.2</w:t>
            </w:r>
            <w:r w:rsidR="007E1038" w:rsidRPr="009F0244">
              <w:rPr>
                <w:rStyle w:val="Hyperlink"/>
                <w:noProof/>
              </w:rPr>
              <w:t>. Системи базирани на аномалии</w:t>
            </w:r>
            <w:r w:rsidR="007E1038">
              <w:rPr>
                <w:noProof/>
                <w:webHidden/>
              </w:rPr>
              <w:tab/>
            </w:r>
            <w:r w:rsidR="007E1038">
              <w:rPr>
                <w:noProof/>
                <w:webHidden/>
              </w:rPr>
              <w:fldChar w:fldCharType="begin"/>
            </w:r>
            <w:r w:rsidR="007E1038">
              <w:rPr>
                <w:noProof/>
                <w:webHidden/>
              </w:rPr>
              <w:instrText xml:space="preserve"> PAGEREF _Toc216135894 \h </w:instrText>
            </w:r>
            <w:r w:rsidR="007E1038">
              <w:rPr>
                <w:noProof/>
                <w:webHidden/>
              </w:rPr>
            </w:r>
            <w:r w:rsidR="007E1038">
              <w:rPr>
                <w:noProof/>
                <w:webHidden/>
              </w:rPr>
              <w:fldChar w:fldCharType="separate"/>
            </w:r>
            <w:r w:rsidR="00671F31">
              <w:rPr>
                <w:noProof/>
                <w:webHidden/>
              </w:rPr>
              <w:t>6</w:t>
            </w:r>
            <w:r w:rsidR="007E1038">
              <w:rPr>
                <w:noProof/>
                <w:webHidden/>
              </w:rPr>
              <w:fldChar w:fldCharType="end"/>
            </w:r>
          </w:hyperlink>
        </w:p>
        <w:p w14:paraId="79F861E7" w14:textId="3F320B19" w:rsidR="007E1038" w:rsidRDefault="00000000">
          <w:pPr>
            <w:pStyle w:val="TOC1"/>
            <w:tabs>
              <w:tab w:val="right" w:leader="dot" w:pos="9061"/>
            </w:tabs>
            <w:rPr>
              <w:rFonts w:eastAsiaTheme="minorEastAsia" w:cstheme="minorBidi"/>
              <w:b w:val="0"/>
              <w:bCs w:val="0"/>
              <w:i w:val="0"/>
              <w:iCs w:val="0"/>
              <w:noProof/>
              <w:kern w:val="2"/>
              <w14:ligatures w14:val="standardContextual"/>
            </w:rPr>
          </w:pPr>
          <w:hyperlink w:anchor="_Toc216135895" w:history="1">
            <w:r w:rsidR="007E1038" w:rsidRPr="009F0244">
              <w:rPr>
                <w:rStyle w:val="Hyperlink"/>
                <w:rFonts w:ascii="Times New Roman" w:hAnsi="Times New Roman"/>
                <w:noProof/>
                <w:lang w:val="mk-MK"/>
              </w:rPr>
              <w:t xml:space="preserve">3. </w:t>
            </w:r>
            <w:r w:rsidR="007E1038" w:rsidRPr="009F0244">
              <w:rPr>
                <w:rStyle w:val="Hyperlink"/>
                <w:noProof/>
              </w:rPr>
              <w:t xml:space="preserve"> Теоретска основа и објаснување на проектот</w:t>
            </w:r>
            <w:r w:rsidR="007E1038">
              <w:rPr>
                <w:noProof/>
                <w:webHidden/>
              </w:rPr>
              <w:tab/>
            </w:r>
            <w:r w:rsidR="007E1038">
              <w:rPr>
                <w:noProof/>
                <w:webHidden/>
              </w:rPr>
              <w:fldChar w:fldCharType="begin"/>
            </w:r>
            <w:r w:rsidR="007E1038">
              <w:rPr>
                <w:noProof/>
                <w:webHidden/>
              </w:rPr>
              <w:instrText xml:space="preserve"> PAGEREF _Toc216135895 \h </w:instrText>
            </w:r>
            <w:r w:rsidR="007E1038">
              <w:rPr>
                <w:noProof/>
                <w:webHidden/>
              </w:rPr>
            </w:r>
            <w:r w:rsidR="007E1038">
              <w:rPr>
                <w:noProof/>
                <w:webHidden/>
              </w:rPr>
              <w:fldChar w:fldCharType="separate"/>
            </w:r>
            <w:r w:rsidR="00671F31">
              <w:rPr>
                <w:noProof/>
                <w:webHidden/>
              </w:rPr>
              <w:t>7</w:t>
            </w:r>
            <w:r w:rsidR="007E1038">
              <w:rPr>
                <w:noProof/>
                <w:webHidden/>
              </w:rPr>
              <w:fldChar w:fldCharType="end"/>
            </w:r>
          </w:hyperlink>
        </w:p>
        <w:p w14:paraId="48D0D8A6" w14:textId="2E059554" w:rsidR="007E1038" w:rsidRDefault="00000000">
          <w:pPr>
            <w:pStyle w:val="TOC2"/>
            <w:tabs>
              <w:tab w:val="right" w:leader="dot" w:pos="9061"/>
            </w:tabs>
            <w:rPr>
              <w:rFonts w:eastAsiaTheme="minorEastAsia" w:cstheme="minorBidi"/>
              <w:b w:val="0"/>
              <w:bCs w:val="0"/>
              <w:noProof/>
              <w:kern w:val="2"/>
              <w:sz w:val="24"/>
              <w:szCs w:val="24"/>
              <w14:ligatures w14:val="standardContextual"/>
            </w:rPr>
          </w:pPr>
          <w:hyperlink w:anchor="_Toc216135896" w:history="1">
            <w:r w:rsidR="007E1038" w:rsidRPr="009F0244">
              <w:rPr>
                <w:rStyle w:val="Hyperlink"/>
                <w:noProof/>
              </w:rPr>
              <w:t>3.1 Опис на NSL-KDD датасетот</w:t>
            </w:r>
            <w:r w:rsidR="007E1038">
              <w:rPr>
                <w:noProof/>
                <w:webHidden/>
              </w:rPr>
              <w:tab/>
            </w:r>
            <w:r w:rsidR="007E1038">
              <w:rPr>
                <w:noProof/>
                <w:webHidden/>
              </w:rPr>
              <w:fldChar w:fldCharType="begin"/>
            </w:r>
            <w:r w:rsidR="007E1038">
              <w:rPr>
                <w:noProof/>
                <w:webHidden/>
              </w:rPr>
              <w:instrText xml:space="preserve"> PAGEREF _Toc216135896 \h </w:instrText>
            </w:r>
            <w:r w:rsidR="007E1038">
              <w:rPr>
                <w:noProof/>
                <w:webHidden/>
              </w:rPr>
            </w:r>
            <w:r w:rsidR="007E1038">
              <w:rPr>
                <w:noProof/>
                <w:webHidden/>
              </w:rPr>
              <w:fldChar w:fldCharType="separate"/>
            </w:r>
            <w:r w:rsidR="00671F31">
              <w:rPr>
                <w:noProof/>
                <w:webHidden/>
              </w:rPr>
              <w:t>7</w:t>
            </w:r>
            <w:r w:rsidR="007E1038">
              <w:rPr>
                <w:noProof/>
                <w:webHidden/>
              </w:rPr>
              <w:fldChar w:fldCharType="end"/>
            </w:r>
          </w:hyperlink>
        </w:p>
        <w:p w14:paraId="0F142A5B" w14:textId="235E8422" w:rsidR="007E1038" w:rsidRDefault="00000000">
          <w:pPr>
            <w:pStyle w:val="TOC2"/>
            <w:tabs>
              <w:tab w:val="right" w:leader="dot" w:pos="9061"/>
            </w:tabs>
            <w:rPr>
              <w:rFonts w:eastAsiaTheme="minorEastAsia" w:cstheme="minorBidi"/>
              <w:b w:val="0"/>
              <w:bCs w:val="0"/>
              <w:noProof/>
              <w:kern w:val="2"/>
              <w:sz w:val="24"/>
              <w:szCs w:val="24"/>
              <w14:ligatures w14:val="standardContextual"/>
            </w:rPr>
          </w:pPr>
          <w:hyperlink w:anchor="_Toc216135897" w:history="1">
            <w:r w:rsidR="007E1038" w:rsidRPr="009F0244">
              <w:rPr>
                <w:rStyle w:val="Hyperlink"/>
                <w:noProof/>
              </w:rPr>
              <w:t>3.2 Зошто е потребно да се именуваат колоните?</w:t>
            </w:r>
            <w:r w:rsidR="007E1038">
              <w:rPr>
                <w:noProof/>
                <w:webHidden/>
              </w:rPr>
              <w:tab/>
            </w:r>
            <w:r w:rsidR="007E1038">
              <w:rPr>
                <w:noProof/>
                <w:webHidden/>
              </w:rPr>
              <w:fldChar w:fldCharType="begin"/>
            </w:r>
            <w:r w:rsidR="007E1038">
              <w:rPr>
                <w:noProof/>
                <w:webHidden/>
              </w:rPr>
              <w:instrText xml:space="preserve"> PAGEREF _Toc216135897 \h </w:instrText>
            </w:r>
            <w:r w:rsidR="007E1038">
              <w:rPr>
                <w:noProof/>
                <w:webHidden/>
              </w:rPr>
            </w:r>
            <w:r w:rsidR="007E1038">
              <w:rPr>
                <w:noProof/>
                <w:webHidden/>
              </w:rPr>
              <w:fldChar w:fldCharType="separate"/>
            </w:r>
            <w:r w:rsidR="00671F31">
              <w:rPr>
                <w:noProof/>
                <w:webHidden/>
              </w:rPr>
              <w:t>7</w:t>
            </w:r>
            <w:r w:rsidR="007E1038">
              <w:rPr>
                <w:noProof/>
                <w:webHidden/>
              </w:rPr>
              <w:fldChar w:fldCharType="end"/>
            </w:r>
          </w:hyperlink>
        </w:p>
        <w:p w14:paraId="13A99491" w14:textId="20AAD472" w:rsidR="007E1038" w:rsidRDefault="00000000">
          <w:pPr>
            <w:pStyle w:val="TOC2"/>
            <w:tabs>
              <w:tab w:val="right" w:leader="dot" w:pos="9061"/>
            </w:tabs>
            <w:rPr>
              <w:rFonts w:eastAsiaTheme="minorEastAsia" w:cstheme="minorBidi"/>
              <w:b w:val="0"/>
              <w:bCs w:val="0"/>
              <w:noProof/>
              <w:kern w:val="2"/>
              <w:sz w:val="24"/>
              <w:szCs w:val="24"/>
              <w14:ligatures w14:val="standardContextual"/>
            </w:rPr>
          </w:pPr>
          <w:hyperlink w:anchor="_Toc216135898" w:history="1">
            <w:r w:rsidR="007E1038" w:rsidRPr="009F0244">
              <w:rPr>
                <w:rStyle w:val="Hyperlink"/>
                <w:noProof/>
              </w:rPr>
              <w:t>3.3 Претпроцесирање (Feature Engineering)</w:t>
            </w:r>
            <w:r w:rsidR="007E1038">
              <w:rPr>
                <w:noProof/>
                <w:webHidden/>
              </w:rPr>
              <w:tab/>
            </w:r>
            <w:r w:rsidR="007E1038">
              <w:rPr>
                <w:noProof/>
                <w:webHidden/>
              </w:rPr>
              <w:fldChar w:fldCharType="begin"/>
            </w:r>
            <w:r w:rsidR="007E1038">
              <w:rPr>
                <w:noProof/>
                <w:webHidden/>
              </w:rPr>
              <w:instrText xml:space="preserve"> PAGEREF _Toc216135898 \h </w:instrText>
            </w:r>
            <w:r w:rsidR="007E1038">
              <w:rPr>
                <w:noProof/>
                <w:webHidden/>
              </w:rPr>
            </w:r>
            <w:r w:rsidR="007E1038">
              <w:rPr>
                <w:noProof/>
                <w:webHidden/>
              </w:rPr>
              <w:fldChar w:fldCharType="separate"/>
            </w:r>
            <w:r w:rsidR="00671F31">
              <w:rPr>
                <w:noProof/>
                <w:webHidden/>
              </w:rPr>
              <w:t>7</w:t>
            </w:r>
            <w:r w:rsidR="007E1038">
              <w:rPr>
                <w:noProof/>
                <w:webHidden/>
              </w:rPr>
              <w:fldChar w:fldCharType="end"/>
            </w:r>
          </w:hyperlink>
        </w:p>
        <w:p w14:paraId="6BB5384B" w14:textId="51A594E1" w:rsidR="007E1038" w:rsidRDefault="00000000">
          <w:pPr>
            <w:pStyle w:val="TOC2"/>
            <w:tabs>
              <w:tab w:val="right" w:leader="dot" w:pos="9061"/>
            </w:tabs>
            <w:rPr>
              <w:rFonts w:eastAsiaTheme="minorEastAsia" w:cstheme="minorBidi"/>
              <w:b w:val="0"/>
              <w:bCs w:val="0"/>
              <w:noProof/>
              <w:kern w:val="2"/>
              <w:sz w:val="24"/>
              <w:szCs w:val="24"/>
              <w14:ligatures w14:val="standardContextual"/>
            </w:rPr>
          </w:pPr>
          <w:hyperlink w:anchor="_Toc216135899" w:history="1">
            <w:r w:rsidR="007E1038" w:rsidRPr="009F0244">
              <w:rPr>
                <w:rStyle w:val="Hyperlink"/>
                <w:noProof/>
              </w:rPr>
              <w:t>3.4 Машинско учење – користени модели</w:t>
            </w:r>
            <w:r w:rsidR="007E1038">
              <w:rPr>
                <w:noProof/>
                <w:webHidden/>
              </w:rPr>
              <w:tab/>
            </w:r>
            <w:r w:rsidR="007E1038">
              <w:rPr>
                <w:noProof/>
                <w:webHidden/>
              </w:rPr>
              <w:fldChar w:fldCharType="begin"/>
            </w:r>
            <w:r w:rsidR="007E1038">
              <w:rPr>
                <w:noProof/>
                <w:webHidden/>
              </w:rPr>
              <w:instrText xml:space="preserve"> PAGEREF _Toc216135899 \h </w:instrText>
            </w:r>
            <w:r w:rsidR="007E1038">
              <w:rPr>
                <w:noProof/>
                <w:webHidden/>
              </w:rPr>
            </w:r>
            <w:r w:rsidR="007E1038">
              <w:rPr>
                <w:noProof/>
                <w:webHidden/>
              </w:rPr>
              <w:fldChar w:fldCharType="separate"/>
            </w:r>
            <w:r w:rsidR="00671F31">
              <w:rPr>
                <w:noProof/>
                <w:webHidden/>
              </w:rPr>
              <w:t>8</w:t>
            </w:r>
            <w:r w:rsidR="007E1038">
              <w:rPr>
                <w:noProof/>
                <w:webHidden/>
              </w:rPr>
              <w:fldChar w:fldCharType="end"/>
            </w:r>
          </w:hyperlink>
        </w:p>
        <w:p w14:paraId="223D893D" w14:textId="29BC21BB" w:rsidR="007E1038" w:rsidRDefault="00000000">
          <w:pPr>
            <w:pStyle w:val="TOC2"/>
            <w:tabs>
              <w:tab w:val="right" w:leader="dot" w:pos="9061"/>
            </w:tabs>
            <w:rPr>
              <w:rFonts w:eastAsiaTheme="minorEastAsia" w:cstheme="minorBidi"/>
              <w:b w:val="0"/>
              <w:bCs w:val="0"/>
              <w:noProof/>
              <w:kern w:val="2"/>
              <w:sz w:val="24"/>
              <w:szCs w:val="24"/>
              <w14:ligatures w14:val="standardContextual"/>
            </w:rPr>
          </w:pPr>
          <w:hyperlink w:anchor="_Toc216135900" w:history="1">
            <w:r w:rsidR="007E1038" w:rsidRPr="009F0244">
              <w:rPr>
                <w:rStyle w:val="Hyperlink"/>
                <w:noProof/>
              </w:rPr>
              <w:t>3.5 Споредба на моделите</w:t>
            </w:r>
            <w:r w:rsidR="007E1038">
              <w:rPr>
                <w:noProof/>
                <w:webHidden/>
              </w:rPr>
              <w:tab/>
            </w:r>
            <w:r w:rsidR="007E1038">
              <w:rPr>
                <w:noProof/>
                <w:webHidden/>
              </w:rPr>
              <w:fldChar w:fldCharType="begin"/>
            </w:r>
            <w:r w:rsidR="007E1038">
              <w:rPr>
                <w:noProof/>
                <w:webHidden/>
              </w:rPr>
              <w:instrText xml:space="preserve"> PAGEREF _Toc216135900 \h </w:instrText>
            </w:r>
            <w:r w:rsidR="007E1038">
              <w:rPr>
                <w:noProof/>
                <w:webHidden/>
              </w:rPr>
            </w:r>
            <w:r w:rsidR="007E1038">
              <w:rPr>
                <w:noProof/>
                <w:webHidden/>
              </w:rPr>
              <w:fldChar w:fldCharType="separate"/>
            </w:r>
            <w:r w:rsidR="00671F31">
              <w:rPr>
                <w:noProof/>
                <w:webHidden/>
              </w:rPr>
              <w:t>8</w:t>
            </w:r>
            <w:r w:rsidR="007E1038">
              <w:rPr>
                <w:noProof/>
                <w:webHidden/>
              </w:rPr>
              <w:fldChar w:fldCharType="end"/>
            </w:r>
          </w:hyperlink>
        </w:p>
        <w:p w14:paraId="2DC6A388" w14:textId="528C6576" w:rsidR="007E1038" w:rsidRDefault="00000000">
          <w:pPr>
            <w:pStyle w:val="TOC2"/>
            <w:tabs>
              <w:tab w:val="right" w:leader="dot" w:pos="9061"/>
            </w:tabs>
            <w:rPr>
              <w:rFonts w:eastAsiaTheme="minorEastAsia" w:cstheme="minorBidi"/>
              <w:b w:val="0"/>
              <w:bCs w:val="0"/>
              <w:noProof/>
              <w:kern w:val="2"/>
              <w:sz w:val="24"/>
              <w:szCs w:val="24"/>
              <w14:ligatures w14:val="standardContextual"/>
            </w:rPr>
          </w:pPr>
          <w:hyperlink w:anchor="_Toc216135901" w:history="1">
            <w:r w:rsidR="007E1038" w:rsidRPr="009F0244">
              <w:rPr>
                <w:rStyle w:val="Hyperlink"/>
                <w:noProof/>
              </w:rPr>
              <w:t xml:space="preserve">3.6 </w:t>
            </w:r>
            <w:r w:rsidR="007E1038" w:rsidRPr="009F0244">
              <w:rPr>
                <w:rStyle w:val="Hyperlink"/>
                <w:noProof/>
                <w:lang w:val="mk-MK"/>
              </w:rPr>
              <w:t>Н</w:t>
            </w:r>
            <w:r w:rsidR="007E1038" w:rsidRPr="009F0244">
              <w:rPr>
                <w:rStyle w:val="Hyperlink"/>
                <w:noProof/>
              </w:rPr>
              <w:t>апредни техники</w:t>
            </w:r>
            <w:r w:rsidR="007E1038">
              <w:rPr>
                <w:noProof/>
                <w:webHidden/>
              </w:rPr>
              <w:tab/>
            </w:r>
            <w:r w:rsidR="007E1038">
              <w:rPr>
                <w:noProof/>
                <w:webHidden/>
              </w:rPr>
              <w:fldChar w:fldCharType="begin"/>
            </w:r>
            <w:r w:rsidR="007E1038">
              <w:rPr>
                <w:noProof/>
                <w:webHidden/>
              </w:rPr>
              <w:instrText xml:space="preserve"> PAGEREF _Toc216135901 \h </w:instrText>
            </w:r>
            <w:r w:rsidR="007E1038">
              <w:rPr>
                <w:noProof/>
                <w:webHidden/>
              </w:rPr>
            </w:r>
            <w:r w:rsidR="007E1038">
              <w:rPr>
                <w:noProof/>
                <w:webHidden/>
              </w:rPr>
              <w:fldChar w:fldCharType="separate"/>
            </w:r>
            <w:r w:rsidR="00671F31">
              <w:rPr>
                <w:noProof/>
                <w:webHidden/>
              </w:rPr>
              <w:t>8</w:t>
            </w:r>
            <w:r w:rsidR="007E1038">
              <w:rPr>
                <w:noProof/>
                <w:webHidden/>
              </w:rPr>
              <w:fldChar w:fldCharType="end"/>
            </w:r>
          </w:hyperlink>
        </w:p>
        <w:p w14:paraId="387C5EFD" w14:textId="526641F4" w:rsidR="007E1038" w:rsidRDefault="00000000">
          <w:pPr>
            <w:pStyle w:val="TOC1"/>
            <w:tabs>
              <w:tab w:val="right" w:leader="dot" w:pos="9061"/>
            </w:tabs>
            <w:rPr>
              <w:rFonts w:eastAsiaTheme="minorEastAsia" w:cstheme="minorBidi"/>
              <w:b w:val="0"/>
              <w:bCs w:val="0"/>
              <w:i w:val="0"/>
              <w:iCs w:val="0"/>
              <w:noProof/>
              <w:kern w:val="2"/>
              <w14:ligatures w14:val="standardContextual"/>
            </w:rPr>
          </w:pPr>
          <w:hyperlink w:anchor="_Toc216135902" w:history="1">
            <w:r w:rsidR="007E1038" w:rsidRPr="009F0244">
              <w:rPr>
                <w:rStyle w:val="Hyperlink"/>
                <w:noProof/>
              </w:rPr>
              <w:t>4.  Код</w:t>
            </w:r>
            <w:r w:rsidR="007E1038">
              <w:rPr>
                <w:noProof/>
                <w:webHidden/>
              </w:rPr>
              <w:tab/>
            </w:r>
            <w:r w:rsidR="007E1038">
              <w:rPr>
                <w:noProof/>
                <w:webHidden/>
              </w:rPr>
              <w:fldChar w:fldCharType="begin"/>
            </w:r>
            <w:r w:rsidR="007E1038">
              <w:rPr>
                <w:noProof/>
                <w:webHidden/>
              </w:rPr>
              <w:instrText xml:space="preserve"> PAGEREF _Toc216135902 \h </w:instrText>
            </w:r>
            <w:r w:rsidR="007E1038">
              <w:rPr>
                <w:noProof/>
                <w:webHidden/>
              </w:rPr>
            </w:r>
            <w:r w:rsidR="007E1038">
              <w:rPr>
                <w:noProof/>
                <w:webHidden/>
              </w:rPr>
              <w:fldChar w:fldCharType="separate"/>
            </w:r>
            <w:r w:rsidR="00671F31">
              <w:rPr>
                <w:noProof/>
                <w:webHidden/>
              </w:rPr>
              <w:t>9</w:t>
            </w:r>
            <w:r w:rsidR="007E1038">
              <w:rPr>
                <w:noProof/>
                <w:webHidden/>
              </w:rPr>
              <w:fldChar w:fldCharType="end"/>
            </w:r>
          </w:hyperlink>
        </w:p>
        <w:p w14:paraId="1654EDCC" w14:textId="05141D52" w:rsidR="007E1038" w:rsidRDefault="00000000">
          <w:pPr>
            <w:pStyle w:val="TOC2"/>
            <w:tabs>
              <w:tab w:val="right" w:leader="dot" w:pos="9061"/>
            </w:tabs>
            <w:rPr>
              <w:rFonts w:eastAsiaTheme="minorEastAsia" w:cstheme="minorBidi"/>
              <w:b w:val="0"/>
              <w:bCs w:val="0"/>
              <w:noProof/>
              <w:kern w:val="2"/>
              <w:sz w:val="24"/>
              <w:szCs w:val="24"/>
              <w14:ligatures w14:val="standardContextual"/>
            </w:rPr>
          </w:pPr>
          <w:hyperlink w:anchor="_Toc216135903" w:history="1">
            <w:r w:rsidR="007E1038" w:rsidRPr="009F0244">
              <w:rPr>
                <w:rStyle w:val="Hyperlink"/>
                <w:noProof/>
              </w:rPr>
              <w:t>4.1. Вчитување на податоците</w:t>
            </w:r>
            <w:r w:rsidR="007E1038">
              <w:rPr>
                <w:noProof/>
                <w:webHidden/>
              </w:rPr>
              <w:tab/>
            </w:r>
            <w:r w:rsidR="007E1038">
              <w:rPr>
                <w:noProof/>
                <w:webHidden/>
              </w:rPr>
              <w:fldChar w:fldCharType="begin"/>
            </w:r>
            <w:r w:rsidR="007E1038">
              <w:rPr>
                <w:noProof/>
                <w:webHidden/>
              </w:rPr>
              <w:instrText xml:space="preserve"> PAGEREF _Toc216135903 \h </w:instrText>
            </w:r>
            <w:r w:rsidR="007E1038">
              <w:rPr>
                <w:noProof/>
                <w:webHidden/>
              </w:rPr>
            </w:r>
            <w:r w:rsidR="007E1038">
              <w:rPr>
                <w:noProof/>
                <w:webHidden/>
              </w:rPr>
              <w:fldChar w:fldCharType="separate"/>
            </w:r>
            <w:r w:rsidR="00671F31">
              <w:rPr>
                <w:noProof/>
                <w:webHidden/>
              </w:rPr>
              <w:t>9</w:t>
            </w:r>
            <w:r w:rsidR="007E1038">
              <w:rPr>
                <w:noProof/>
                <w:webHidden/>
              </w:rPr>
              <w:fldChar w:fldCharType="end"/>
            </w:r>
          </w:hyperlink>
        </w:p>
        <w:p w14:paraId="53337570" w14:textId="20770131" w:rsidR="007E1038" w:rsidRDefault="00000000">
          <w:pPr>
            <w:pStyle w:val="TOC2"/>
            <w:tabs>
              <w:tab w:val="right" w:leader="dot" w:pos="9061"/>
            </w:tabs>
            <w:rPr>
              <w:rFonts w:eastAsiaTheme="minorEastAsia" w:cstheme="minorBidi"/>
              <w:b w:val="0"/>
              <w:bCs w:val="0"/>
              <w:noProof/>
              <w:kern w:val="2"/>
              <w:sz w:val="24"/>
              <w:szCs w:val="24"/>
              <w14:ligatures w14:val="standardContextual"/>
            </w:rPr>
          </w:pPr>
          <w:hyperlink w:anchor="_Toc216135904" w:history="1">
            <w:r w:rsidR="007E1038" w:rsidRPr="009F0244">
              <w:rPr>
                <w:rStyle w:val="Hyperlink"/>
                <w:noProof/>
              </w:rPr>
              <w:t xml:space="preserve">4.2. </w:t>
            </w:r>
            <w:r w:rsidR="007E1038" w:rsidRPr="009F0244">
              <w:rPr>
                <w:rStyle w:val="Hyperlink"/>
                <w:noProof/>
                <w:lang w:val="mk-MK"/>
              </w:rPr>
              <w:t>Поделба на датасетот</w:t>
            </w:r>
            <w:r w:rsidR="007E1038">
              <w:rPr>
                <w:noProof/>
                <w:webHidden/>
              </w:rPr>
              <w:tab/>
            </w:r>
            <w:r w:rsidR="007E1038">
              <w:rPr>
                <w:noProof/>
                <w:webHidden/>
              </w:rPr>
              <w:fldChar w:fldCharType="begin"/>
            </w:r>
            <w:r w:rsidR="007E1038">
              <w:rPr>
                <w:noProof/>
                <w:webHidden/>
              </w:rPr>
              <w:instrText xml:space="preserve"> PAGEREF _Toc216135904 \h </w:instrText>
            </w:r>
            <w:r w:rsidR="007E1038">
              <w:rPr>
                <w:noProof/>
                <w:webHidden/>
              </w:rPr>
            </w:r>
            <w:r w:rsidR="007E1038">
              <w:rPr>
                <w:noProof/>
                <w:webHidden/>
              </w:rPr>
              <w:fldChar w:fldCharType="separate"/>
            </w:r>
            <w:r w:rsidR="00671F31">
              <w:rPr>
                <w:noProof/>
                <w:webHidden/>
              </w:rPr>
              <w:t>9</w:t>
            </w:r>
            <w:r w:rsidR="007E1038">
              <w:rPr>
                <w:noProof/>
                <w:webHidden/>
              </w:rPr>
              <w:fldChar w:fldCharType="end"/>
            </w:r>
          </w:hyperlink>
        </w:p>
        <w:p w14:paraId="782D2AB7" w14:textId="02E94093" w:rsidR="007E1038" w:rsidRDefault="00000000">
          <w:pPr>
            <w:pStyle w:val="TOC2"/>
            <w:tabs>
              <w:tab w:val="right" w:leader="dot" w:pos="9061"/>
            </w:tabs>
            <w:rPr>
              <w:rFonts w:eastAsiaTheme="minorEastAsia" w:cstheme="minorBidi"/>
              <w:b w:val="0"/>
              <w:bCs w:val="0"/>
              <w:noProof/>
              <w:kern w:val="2"/>
              <w:sz w:val="24"/>
              <w:szCs w:val="24"/>
              <w14:ligatures w14:val="standardContextual"/>
            </w:rPr>
          </w:pPr>
          <w:hyperlink w:anchor="_Toc216135905" w:history="1">
            <w:r w:rsidR="007E1038" w:rsidRPr="009F0244">
              <w:rPr>
                <w:rStyle w:val="Hyperlink"/>
                <w:rFonts w:ascii="Times New Roman" w:hAnsi="Times New Roman"/>
                <w:noProof/>
              </w:rPr>
              <w:t xml:space="preserve">4.3 </w:t>
            </w:r>
            <w:r w:rsidR="007E1038" w:rsidRPr="009F0244">
              <w:rPr>
                <w:rStyle w:val="Hyperlink"/>
                <w:noProof/>
              </w:rPr>
              <w:t>Претпроцесирање на податоците</w:t>
            </w:r>
            <w:r w:rsidR="007E1038">
              <w:rPr>
                <w:noProof/>
                <w:webHidden/>
              </w:rPr>
              <w:tab/>
            </w:r>
            <w:r w:rsidR="007E1038">
              <w:rPr>
                <w:noProof/>
                <w:webHidden/>
              </w:rPr>
              <w:fldChar w:fldCharType="begin"/>
            </w:r>
            <w:r w:rsidR="007E1038">
              <w:rPr>
                <w:noProof/>
                <w:webHidden/>
              </w:rPr>
              <w:instrText xml:space="preserve"> PAGEREF _Toc216135905 \h </w:instrText>
            </w:r>
            <w:r w:rsidR="007E1038">
              <w:rPr>
                <w:noProof/>
                <w:webHidden/>
              </w:rPr>
            </w:r>
            <w:r w:rsidR="007E1038">
              <w:rPr>
                <w:noProof/>
                <w:webHidden/>
              </w:rPr>
              <w:fldChar w:fldCharType="separate"/>
            </w:r>
            <w:r w:rsidR="00671F31">
              <w:rPr>
                <w:noProof/>
                <w:webHidden/>
              </w:rPr>
              <w:t>9</w:t>
            </w:r>
            <w:r w:rsidR="007E1038">
              <w:rPr>
                <w:noProof/>
                <w:webHidden/>
              </w:rPr>
              <w:fldChar w:fldCharType="end"/>
            </w:r>
          </w:hyperlink>
        </w:p>
        <w:p w14:paraId="77CCB74C" w14:textId="594D381F" w:rsidR="007E1038" w:rsidRDefault="00000000">
          <w:pPr>
            <w:pStyle w:val="TOC3"/>
            <w:tabs>
              <w:tab w:val="right" w:leader="dot" w:pos="9061"/>
            </w:tabs>
            <w:rPr>
              <w:rFonts w:eastAsiaTheme="minorEastAsia" w:cstheme="minorBidi"/>
              <w:noProof/>
              <w:kern w:val="2"/>
              <w:sz w:val="24"/>
              <w:szCs w:val="24"/>
              <w14:ligatures w14:val="standardContextual"/>
            </w:rPr>
          </w:pPr>
          <w:hyperlink w:anchor="_Toc216135906" w:history="1">
            <w:r w:rsidR="007E1038" w:rsidRPr="009F0244">
              <w:rPr>
                <w:rStyle w:val="Hyperlink"/>
                <w:noProof/>
              </w:rPr>
              <w:t>4.3.1 Поделба на нумерички и категоријални карактеристики</w:t>
            </w:r>
            <w:r w:rsidR="007E1038">
              <w:rPr>
                <w:noProof/>
                <w:webHidden/>
              </w:rPr>
              <w:tab/>
            </w:r>
            <w:r w:rsidR="007E1038">
              <w:rPr>
                <w:noProof/>
                <w:webHidden/>
              </w:rPr>
              <w:fldChar w:fldCharType="begin"/>
            </w:r>
            <w:r w:rsidR="007E1038">
              <w:rPr>
                <w:noProof/>
                <w:webHidden/>
              </w:rPr>
              <w:instrText xml:space="preserve"> PAGEREF _Toc216135906 \h </w:instrText>
            </w:r>
            <w:r w:rsidR="007E1038">
              <w:rPr>
                <w:noProof/>
                <w:webHidden/>
              </w:rPr>
            </w:r>
            <w:r w:rsidR="007E1038">
              <w:rPr>
                <w:noProof/>
                <w:webHidden/>
              </w:rPr>
              <w:fldChar w:fldCharType="separate"/>
            </w:r>
            <w:r w:rsidR="00671F31">
              <w:rPr>
                <w:noProof/>
                <w:webHidden/>
              </w:rPr>
              <w:t>9</w:t>
            </w:r>
            <w:r w:rsidR="007E1038">
              <w:rPr>
                <w:noProof/>
                <w:webHidden/>
              </w:rPr>
              <w:fldChar w:fldCharType="end"/>
            </w:r>
          </w:hyperlink>
        </w:p>
        <w:p w14:paraId="03A0D287" w14:textId="73BFD546" w:rsidR="007E1038" w:rsidRDefault="00000000">
          <w:pPr>
            <w:pStyle w:val="TOC3"/>
            <w:tabs>
              <w:tab w:val="right" w:leader="dot" w:pos="9061"/>
            </w:tabs>
            <w:rPr>
              <w:rFonts w:eastAsiaTheme="minorEastAsia" w:cstheme="minorBidi"/>
              <w:noProof/>
              <w:kern w:val="2"/>
              <w:sz w:val="24"/>
              <w:szCs w:val="24"/>
              <w14:ligatures w14:val="standardContextual"/>
            </w:rPr>
          </w:pPr>
          <w:hyperlink w:anchor="_Toc216135907" w:history="1">
            <w:r w:rsidR="007E1038" w:rsidRPr="009F0244">
              <w:rPr>
                <w:rStyle w:val="Hyperlink"/>
                <w:noProof/>
              </w:rPr>
              <w:t>4.3.2. Претпроцесинг Pipeline</w:t>
            </w:r>
            <w:r w:rsidR="007E1038">
              <w:rPr>
                <w:noProof/>
                <w:webHidden/>
              </w:rPr>
              <w:tab/>
            </w:r>
            <w:r w:rsidR="007E1038">
              <w:rPr>
                <w:noProof/>
                <w:webHidden/>
              </w:rPr>
              <w:fldChar w:fldCharType="begin"/>
            </w:r>
            <w:r w:rsidR="007E1038">
              <w:rPr>
                <w:noProof/>
                <w:webHidden/>
              </w:rPr>
              <w:instrText xml:space="preserve"> PAGEREF _Toc216135907 \h </w:instrText>
            </w:r>
            <w:r w:rsidR="007E1038">
              <w:rPr>
                <w:noProof/>
                <w:webHidden/>
              </w:rPr>
            </w:r>
            <w:r w:rsidR="007E1038">
              <w:rPr>
                <w:noProof/>
                <w:webHidden/>
              </w:rPr>
              <w:fldChar w:fldCharType="separate"/>
            </w:r>
            <w:r w:rsidR="00671F31">
              <w:rPr>
                <w:noProof/>
                <w:webHidden/>
              </w:rPr>
              <w:t>9</w:t>
            </w:r>
            <w:r w:rsidR="007E1038">
              <w:rPr>
                <w:noProof/>
                <w:webHidden/>
              </w:rPr>
              <w:fldChar w:fldCharType="end"/>
            </w:r>
          </w:hyperlink>
        </w:p>
        <w:p w14:paraId="4BB93885" w14:textId="5C4BB367" w:rsidR="007E1038" w:rsidRDefault="00000000">
          <w:pPr>
            <w:pStyle w:val="TOC2"/>
            <w:tabs>
              <w:tab w:val="right" w:leader="dot" w:pos="9061"/>
            </w:tabs>
            <w:rPr>
              <w:rFonts w:eastAsiaTheme="minorEastAsia" w:cstheme="minorBidi"/>
              <w:b w:val="0"/>
              <w:bCs w:val="0"/>
              <w:noProof/>
              <w:kern w:val="2"/>
              <w:sz w:val="24"/>
              <w:szCs w:val="24"/>
              <w14:ligatures w14:val="standardContextual"/>
            </w:rPr>
          </w:pPr>
          <w:hyperlink w:anchor="_Toc216135908" w:history="1">
            <w:r w:rsidR="007E1038" w:rsidRPr="009F0244">
              <w:rPr>
                <w:rStyle w:val="Hyperlink"/>
                <w:noProof/>
              </w:rPr>
              <w:t>4.4. Decision Tree модел</w:t>
            </w:r>
            <w:r w:rsidR="007E1038">
              <w:rPr>
                <w:noProof/>
                <w:webHidden/>
              </w:rPr>
              <w:tab/>
            </w:r>
            <w:r w:rsidR="007E1038">
              <w:rPr>
                <w:noProof/>
                <w:webHidden/>
              </w:rPr>
              <w:fldChar w:fldCharType="begin"/>
            </w:r>
            <w:r w:rsidR="007E1038">
              <w:rPr>
                <w:noProof/>
                <w:webHidden/>
              </w:rPr>
              <w:instrText xml:space="preserve"> PAGEREF _Toc216135908 \h </w:instrText>
            </w:r>
            <w:r w:rsidR="007E1038">
              <w:rPr>
                <w:noProof/>
                <w:webHidden/>
              </w:rPr>
            </w:r>
            <w:r w:rsidR="007E1038">
              <w:rPr>
                <w:noProof/>
                <w:webHidden/>
              </w:rPr>
              <w:fldChar w:fldCharType="separate"/>
            </w:r>
            <w:r w:rsidR="00671F31">
              <w:rPr>
                <w:noProof/>
                <w:webHidden/>
              </w:rPr>
              <w:t>10</w:t>
            </w:r>
            <w:r w:rsidR="007E1038">
              <w:rPr>
                <w:noProof/>
                <w:webHidden/>
              </w:rPr>
              <w:fldChar w:fldCharType="end"/>
            </w:r>
          </w:hyperlink>
        </w:p>
        <w:p w14:paraId="1BBA17FE" w14:textId="0F67DE8A" w:rsidR="007E1038" w:rsidRDefault="00000000">
          <w:pPr>
            <w:pStyle w:val="TOC2"/>
            <w:tabs>
              <w:tab w:val="right" w:leader="dot" w:pos="9061"/>
            </w:tabs>
            <w:rPr>
              <w:rFonts w:eastAsiaTheme="minorEastAsia" w:cstheme="minorBidi"/>
              <w:b w:val="0"/>
              <w:bCs w:val="0"/>
              <w:noProof/>
              <w:kern w:val="2"/>
              <w:sz w:val="24"/>
              <w:szCs w:val="24"/>
              <w14:ligatures w14:val="standardContextual"/>
            </w:rPr>
          </w:pPr>
          <w:hyperlink w:anchor="_Toc216135909" w:history="1">
            <w:r w:rsidR="007E1038" w:rsidRPr="009F0244">
              <w:rPr>
                <w:rStyle w:val="Hyperlink"/>
                <w:noProof/>
              </w:rPr>
              <w:t>4.5. Random Forest модел</w:t>
            </w:r>
            <w:r w:rsidR="007E1038">
              <w:rPr>
                <w:noProof/>
                <w:webHidden/>
              </w:rPr>
              <w:tab/>
            </w:r>
            <w:r w:rsidR="007E1038">
              <w:rPr>
                <w:noProof/>
                <w:webHidden/>
              </w:rPr>
              <w:fldChar w:fldCharType="begin"/>
            </w:r>
            <w:r w:rsidR="007E1038">
              <w:rPr>
                <w:noProof/>
                <w:webHidden/>
              </w:rPr>
              <w:instrText xml:space="preserve"> PAGEREF _Toc216135909 \h </w:instrText>
            </w:r>
            <w:r w:rsidR="007E1038">
              <w:rPr>
                <w:noProof/>
                <w:webHidden/>
              </w:rPr>
            </w:r>
            <w:r w:rsidR="007E1038">
              <w:rPr>
                <w:noProof/>
                <w:webHidden/>
              </w:rPr>
              <w:fldChar w:fldCharType="separate"/>
            </w:r>
            <w:r w:rsidR="00671F31">
              <w:rPr>
                <w:noProof/>
                <w:webHidden/>
              </w:rPr>
              <w:t>10</w:t>
            </w:r>
            <w:r w:rsidR="007E1038">
              <w:rPr>
                <w:noProof/>
                <w:webHidden/>
              </w:rPr>
              <w:fldChar w:fldCharType="end"/>
            </w:r>
          </w:hyperlink>
        </w:p>
        <w:p w14:paraId="4D371E4D" w14:textId="5493980A" w:rsidR="007E1038" w:rsidRDefault="00000000">
          <w:pPr>
            <w:pStyle w:val="TOC2"/>
            <w:tabs>
              <w:tab w:val="right" w:leader="dot" w:pos="9061"/>
            </w:tabs>
            <w:rPr>
              <w:rFonts w:eastAsiaTheme="minorEastAsia" w:cstheme="minorBidi"/>
              <w:b w:val="0"/>
              <w:bCs w:val="0"/>
              <w:noProof/>
              <w:kern w:val="2"/>
              <w:sz w:val="24"/>
              <w:szCs w:val="24"/>
              <w14:ligatures w14:val="standardContextual"/>
            </w:rPr>
          </w:pPr>
          <w:hyperlink w:anchor="_Toc216135910" w:history="1">
            <w:r w:rsidR="007E1038" w:rsidRPr="009F0244">
              <w:rPr>
                <w:rStyle w:val="Hyperlink"/>
                <w:noProof/>
              </w:rPr>
              <w:t>4.6. Logistic Regression модел</w:t>
            </w:r>
            <w:r w:rsidR="007E1038">
              <w:rPr>
                <w:noProof/>
                <w:webHidden/>
              </w:rPr>
              <w:tab/>
            </w:r>
            <w:r w:rsidR="007E1038">
              <w:rPr>
                <w:noProof/>
                <w:webHidden/>
              </w:rPr>
              <w:fldChar w:fldCharType="begin"/>
            </w:r>
            <w:r w:rsidR="007E1038">
              <w:rPr>
                <w:noProof/>
                <w:webHidden/>
              </w:rPr>
              <w:instrText xml:space="preserve"> PAGEREF _Toc216135910 \h </w:instrText>
            </w:r>
            <w:r w:rsidR="007E1038">
              <w:rPr>
                <w:noProof/>
                <w:webHidden/>
              </w:rPr>
            </w:r>
            <w:r w:rsidR="007E1038">
              <w:rPr>
                <w:noProof/>
                <w:webHidden/>
              </w:rPr>
              <w:fldChar w:fldCharType="separate"/>
            </w:r>
            <w:r w:rsidR="00671F31">
              <w:rPr>
                <w:noProof/>
                <w:webHidden/>
              </w:rPr>
              <w:t>10</w:t>
            </w:r>
            <w:r w:rsidR="007E1038">
              <w:rPr>
                <w:noProof/>
                <w:webHidden/>
              </w:rPr>
              <w:fldChar w:fldCharType="end"/>
            </w:r>
          </w:hyperlink>
        </w:p>
        <w:p w14:paraId="56923E32" w14:textId="5B0119F6" w:rsidR="007E1038" w:rsidRDefault="00000000">
          <w:pPr>
            <w:pStyle w:val="TOC2"/>
            <w:tabs>
              <w:tab w:val="right" w:leader="dot" w:pos="9061"/>
            </w:tabs>
            <w:rPr>
              <w:rFonts w:eastAsiaTheme="minorEastAsia" w:cstheme="minorBidi"/>
              <w:b w:val="0"/>
              <w:bCs w:val="0"/>
              <w:noProof/>
              <w:kern w:val="2"/>
              <w:sz w:val="24"/>
              <w:szCs w:val="24"/>
              <w14:ligatures w14:val="standardContextual"/>
            </w:rPr>
          </w:pPr>
          <w:hyperlink w:anchor="_Toc216135911" w:history="1">
            <w:r w:rsidR="007E1038" w:rsidRPr="009F0244">
              <w:rPr>
                <w:rStyle w:val="Hyperlink"/>
                <w:noProof/>
              </w:rPr>
              <w:t>4.7. Neural Network (MLP) модел</w:t>
            </w:r>
            <w:r w:rsidR="007E1038">
              <w:rPr>
                <w:noProof/>
                <w:webHidden/>
              </w:rPr>
              <w:tab/>
            </w:r>
            <w:r w:rsidR="007E1038">
              <w:rPr>
                <w:noProof/>
                <w:webHidden/>
              </w:rPr>
              <w:fldChar w:fldCharType="begin"/>
            </w:r>
            <w:r w:rsidR="007E1038">
              <w:rPr>
                <w:noProof/>
                <w:webHidden/>
              </w:rPr>
              <w:instrText xml:space="preserve"> PAGEREF _Toc216135911 \h </w:instrText>
            </w:r>
            <w:r w:rsidR="007E1038">
              <w:rPr>
                <w:noProof/>
                <w:webHidden/>
              </w:rPr>
            </w:r>
            <w:r w:rsidR="007E1038">
              <w:rPr>
                <w:noProof/>
                <w:webHidden/>
              </w:rPr>
              <w:fldChar w:fldCharType="separate"/>
            </w:r>
            <w:r w:rsidR="00671F31">
              <w:rPr>
                <w:noProof/>
                <w:webHidden/>
              </w:rPr>
              <w:t>10</w:t>
            </w:r>
            <w:r w:rsidR="007E1038">
              <w:rPr>
                <w:noProof/>
                <w:webHidden/>
              </w:rPr>
              <w:fldChar w:fldCharType="end"/>
            </w:r>
          </w:hyperlink>
        </w:p>
        <w:p w14:paraId="4368F648" w14:textId="46DF4797" w:rsidR="007E1038" w:rsidRDefault="00000000">
          <w:pPr>
            <w:pStyle w:val="TOC2"/>
            <w:tabs>
              <w:tab w:val="right" w:leader="dot" w:pos="9061"/>
            </w:tabs>
            <w:rPr>
              <w:rFonts w:eastAsiaTheme="minorEastAsia" w:cstheme="minorBidi"/>
              <w:b w:val="0"/>
              <w:bCs w:val="0"/>
              <w:noProof/>
              <w:kern w:val="2"/>
              <w:sz w:val="24"/>
              <w:szCs w:val="24"/>
              <w14:ligatures w14:val="standardContextual"/>
            </w:rPr>
          </w:pPr>
          <w:hyperlink w:anchor="_Toc216135912" w:history="1">
            <w:r w:rsidR="007E1038" w:rsidRPr="009F0244">
              <w:rPr>
                <w:rStyle w:val="Hyperlink"/>
                <w:noProof/>
              </w:rPr>
              <w:t>4.8. Евалуација на моделите</w:t>
            </w:r>
            <w:r w:rsidR="007E1038">
              <w:rPr>
                <w:noProof/>
                <w:webHidden/>
              </w:rPr>
              <w:tab/>
            </w:r>
            <w:r w:rsidR="007E1038">
              <w:rPr>
                <w:noProof/>
                <w:webHidden/>
              </w:rPr>
              <w:fldChar w:fldCharType="begin"/>
            </w:r>
            <w:r w:rsidR="007E1038">
              <w:rPr>
                <w:noProof/>
                <w:webHidden/>
              </w:rPr>
              <w:instrText xml:space="preserve"> PAGEREF _Toc216135912 \h </w:instrText>
            </w:r>
            <w:r w:rsidR="007E1038">
              <w:rPr>
                <w:noProof/>
                <w:webHidden/>
              </w:rPr>
            </w:r>
            <w:r w:rsidR="007E1038">
              <w:rPr>
                <w:noProof/>
                <w:webHidden/>
              </w:rPr>
              <w:fldChar w:fldCharType="separate"/>
            </w:r>
            <w:r w:rsidR="00671F31">
              <w:rPr>
                <w:noProof/>
                <w:webHidden/>
              </w:rPr>
              <w:t>11</w:t>
            </w:r>
            <w:r w:rsidR="007E1038">
              <w:rPr>
                <w:noProof/>
                <w:webHidden/>
              </w:rPr>
              <w:fldChar w:fldCharType="end"/>
            </w:r>
          </w:hyperlink>
        </w:p>
        <w:p w14:paraId="2CBCF423" w14:textId="31F1A30D" w:rsidR="007E1038" w:rsidRDefault="00000000">
          <w:pPr>
            <w:pStyle w:val="TOC1"/>
            <w:tabs>
              <w:tab w:val="right" w:leader="dot" w:pos="9061"/>
            </w:tabs>
            <w:rPr>
              <w:rFonts w:eastAsiaTheme="minorEastAsia" w:cstheme="minorBidi"/>
              <w:b w:val="0"/>
              <w:bCs w:val="0"/>
              <w:i w:val="0"/>
              <w:iCs w:val="0"/>
              <w:noProof/>
              <w:kern w:val="2"/>
              <w14:ligatures w14:val="standardContextual"/>
            </w:rPr>
          </w:pPr>
          <w:hyperlink w:anchor="_Toc216135913" w:history="1">
            <w:r w:rsidR="007E1038" w:rsidRPr="009F0244">
              <w:rPr>
                <w:rStyle w:val="Hyperlink"/>
                <w:noProof/>
              </w:rPr>
              <w:t>5. Резултати</w:t>
            </w:r>
            <w:r w:rsidR="007E1038">
              <w:rPr>
                <w:noProof/>
                <w:webHidden/>
              </w:rPr>
              <w:tab/>
            </w:r>
            <w:r w:rsidR="007E1038">
              <w:rPr>
                <w:noProof/>
                <w:webHidden/>
              </w:rPr>
              <w:fldChar w:fldCharType="begin"/>
            </w:r>
            <w:r w:rsidR="007E1038">
              <w:rPr>
                <w:noProof/>
                <w:webHidden/>
              </w:rPr>
              <w:instrText xml:space="preserve"> PAGEREF _Toc216135913 \h </w:instrText>
            </w:r>
            <w:r w:rsidR="007E1038">
              <w:rPr>
                <w:noProof/>
                <w:webHidden/>
              </w:rPr>
            </w:r>
            <w:r w:rsidR="007E1038">
              <w:rPr>
                <w:noProof/>
                <w:webHidden/>
              </w:rPr>
              <w:fldChar w:fldCharType="separate"/>
            </w:r>
            <w:r w:rsidR="00671F31">
              <w:rPr>
                <w:noProof/>
                <w:webHidden/>
              </w:rPr>
              <w:t>11</w:t>
            </w:r>
            <w:r w:rsidR="007E1038">
              <w:rPr>
                <w:noProof/>
                <w:webHidden/>
              </w:rPr>
              <w:fldChar w:fldCharType="end"/>
            </w:r>
          </w:hyperlink>
        </w:p>
        <w:p w14:paraId="67EE9D3B" w14:textId="599E4B35" w:rsidR="007E1038" w:rsidRDefault="00000000">
          <w:pPr>
            <w:pStyle w:val="TOC2"/>
            <w:tabs>
              <w:tab w:val="right" w:leader="dot" w:pos="9061"/>
            </w:tabs>
            <w:rPr>
              <w:rFonts w:eastAsiaTheme="minorEastAsia" w:cstheme="minorBidi"/>
              <w:b w:val="0"/>
              <w:bCs w:val="0"/>
              <w:noProof/>
              <w:kern w:val="2"/>
              <w:sz w:val="24"/>
              <w:szCs w:val="24"/>
              <w14:ligatures w14:val="standardContextual"/>
            </w:rPr>
          </w:pPr>
          <w:hyperlink w:anchor="_Toc216135914" w:history="1">
            <w:r w:rsidR="007E1038" w:rsidRPr="009F0244">
              <w:rPr>
                <w:rStyle w:val="Hyperlink"/>
                <w:noProof/>
              </w:rPr>
              <w:t xml:space="preserve">5.1. Класификациски </w:t>
            </w:r>
            <w:r w:rsidR="007E1038" w:rsidRPr="009F0244">
              <w:rPr>
                <w:rStyle w:val="Hyperlink"/>
                <w:noProof/>
                <w:lang w:val="mk-MK"/>
              </w:rPr>
              <w:t>резултати</w:t>
            </w:r>
            <w:r w:rsidR="007E1038">
              <w:rPr>
                <w:noProof/>
                <w:webHidden/>
              </w:rPr>
              <w:tab/>
            </w:r>
            <w:r w:rsidR="007E1038">
              <w:rPr>
                <w:noProof/>
                <w:webHidden/>
              </w:rPr>
              <w:fldChar w:fldCharType="begin"/>
            </w:r>
            <w:r w:rsidR="007E1038">
              <w:rPr>
                <w:noProof/>
                <w:webHidden/>
              </w:rPr>
              <w:instrText xml:space="preserve"> PAGEREF _Toc216135914 \h </w:instrText>
            </w:r>
            <w:r w:rsidR="007E1038">
              <w:rPr>
                <w:noProof/>
                <w:webHidden/>
              </w:rPr>
            </w:r>
            <w:r w:rsidR="007E1038">
              <w:rPr>
                <w:noProof/>
                <w:webHidden/>
              </w:rPr>
              <w:fldChar w:fldCharType="separate"/>
            </w:r>
            <w:r w:rsidR="00671F31">
              <w:rPr>
                <w:noProof/>
                <w:webHidden/>
              </w:rPr>
              <w:t>11</w:t>
            </w:r>
            <w:r w:rsidR="007E1038">
              <w:rPr>
                <w:noProof/>
                <w:webHidden/>
              </w:rPr>
              <w:fldChar w:fldCharType="end"/>
            </w:r>
          </w:hyperlink>
        </w:p>
        <w:p w14:paraId="4812DB51" w14:textId="3C08571C" w:rsidR="007E1038" w:rsidRDefault="00000000">
          <w:pPr>
            <w:pStyle w:val="TOC3"/>
            <w:tabs>
              <w:tab w:val="right" w:leader="dot" w:pos="9061"/>
            </w:tabs>
            <w:rPr>
              <w:rFonts w:eastAsiaTheme="minorEastAsia" w:cstheme="minorBidi"/>
              <w:noProof/>
              <w:kern w:val="2"/>
              <w:sz w:val="24"/>
              <w:szCs w:val="24"/>
              <w14:ligatures w14:val="standardContextual"/>
            </w:rPr>
          </w:pPr>
          <w:hyperlink w:anchor="_Toc216135915" w:history="1">
            <w:r w:rsidR="007E1038" w:rsidRPr="009F0244">
              <w:rPr>
                <w:rStyle w:val="Hyperlink"/>
                <w:noProof/>
                <w:lang w:val="mk-MK"/>
              </w:rPr>
              <w:t xml:space="preserve">5.1.1. </w:t>
            </w:r>
            <w:r w:rsidR="007E1038" w:rsidRPr="009F0244">
              <w:rPr>
                <w:rStyle w:val="Hyperlink"/>
                <w:noProof/>
              </w:rPr>
              <w:t>Споредбена табела на резултатите</w:t>
            </w:r>
            <w:r w:rsidR="007E1038">
              <w:rPr>
                <w:noProof/>
                <w:webHidden/>
              </w:rPr>
              <w:tab/>
            </w:r>
            <w:r w:rsidR="007E1038">
              <w:rPr>
                <w:noProof/>
                <w:webHidden/>
              </w:rPr>
              <w:fldChar w:fldCharType="begin"/>
            </w:r>
            <w:r w:rsidR="007E1038">
              <w:rPr>
                <w:noProof/>
                <w:webHidden/>
              </w:rPr>
              <w:instrText xml:space="preserve"> PAGEREF _Toc216135915 \h </w:instrText>
            </w:r>
            <w:r w:rsidR="007E1038">
              <w:rPr>
                <w:noProof/>
                <w:webHidden/>
              </w:rPr>
            </w:r>
            <w:r w:rsidR="007E1038">
              <w:rPr>
                <w:noProof/>
                <w:webHidden/>
              </w:rPr>
              <w:fldChar w:fldCharType="separate"/>
            </w:r>
            <w:r w:rsidR="00671F31">
              <w:rPr>
                <w:noProof/>
                <w:webHidden/>
              </w:rPr>
              <w:t>11</w:t>
            </w:r>
            <w:r w:rsidR="007E1038">
              <w:rPr>
                <w:noProof/>
                <w:webHidden/>
              </w:rPr>
              <w:fldChar w:fldCharType="end"/>
            </w:r>
          </w:hyperlink>
        </w:p>
        <w:p w14:paraId="16748812" w14:textId="2A41419C" w:rsidR="007E1038" w:rsidRDefault="00000000">
          <w:pPr>
            <w:pStyle w:val="TOC3"/>
            <w:tabs>
              <w:tab w:val="right" w:leader="dot" w:pos="9061"/>
            </w:tabs>
            <w:rPr>
              <w:rFonts w:eastAsiaTheme="minorEastAsia" w:cstheme="minorBidi"/>
              <w:noProof/>
              <w:kern w:val="2"/>
              <w:sz w:val="24"/>
              <w:szCs w:val="24"/>
              <w14:ligatures w14:val="standardContextual"/>
            </w:rPr>
          </w:pPr>
          <w:hyperlink w:anchor="_Toc216135916" w:history="1">
            <w:r w:rsidR="007E1038" w:rsidRPr="009F0244">
              <w:rPr>
                <w:rStyle w:val="Hyperlink"/>
                <w:noProof/>
                <w:lang w:val="mk-MK"/>
              </w:rPr>
              <w:t>5</w:t>
            </w:r>
            <w:r w:rsidR="007E1038" w:rsidRPr="009F0244">
              <w:rPr>
                <w:rStyle w:val="Hyperlink"/>
                <w:noProof/>
              </w:rPr>
              <w:t>.1.2. Детален приказ на метриките по модел</w:t>
            </w:r>
            <w:r w:rsidR="007E1038">
              <w:rPr>
                <w:noProof/>
                <w:webHidden/>
              </w:rPr>
              <w:tab/>
            </w:r>
            <w:r w:rsidR="007E1038">
              <w:rPr>
                <w:noProof/>
                <w:webHidden/>
              </w:rPr>
              <w:fldChar w:fldCharType="begin"/>
            </w:r>
            <w:r w:rsidR="007E1038">
              <w:rPr>
                <w:noProof/>
                <w:webHidden/>
              </w:rPr>
              <w:instrText xml:space="preserve"> PAGEREF _Toc216135916 \h </w:instrText>
            </w:r>
            <w:r w:rsidR="007E1038">
              <w:rPr>
                <w:noProof/>
                <w:webHidden/>
              </w:rPr>
            </w:r>
            <w:r w:rsidR="007E1038">
              <w:rPr>
                <w:noProof/>
                <w:webHidden/>
              </w:rPr>
              <w:fldChar w:fldCharType="separate"/>
            </w:r>
            <w:r w:rsidR="00671F31">
              <w:rPr>
                <w:noProof/>
                <w:webHidden/>
              </w:rPr>
              <w:t>11</w:t>
            </w:r>
            <w:r w:rsidR="007E1038">
              <w:rPr>
                <w:noProof/>
                <w:webHidden/>
              </w:rPr>
              <w:fldChar w:fldCharType="end"/>
            </w:r>
          </w:hyperlink>
        </w:p>
        <w:p w14:paraId="0F94E59F" w14:textId="300A9AAE" w:rsidR="007E1038" w:rsidRDefault="00000000">
          <w:pPr>
            <w:pStyle w:val="TOC2"/>
            <w:tabs>
              <w:tab w:val="right" w:leader="dot" w:pos="9061"/>
            </w:tabs>
            <w:rPr>
              <w:rFonts w:eastAsiaTheme="minorEastAsia" w:cstheme="minorBidi"/>
              <w:b w:val="0"/>
              <w:bCs w:val="0"/>
              <w:noProof/>
              <w:kern w:val="2"/>
              <w:sz w:val="24"/>
              <w:szCs w:val="24"/>
              <w14:ligatures w14:val="standardContextual"/>
            </w:rPr>
          </w:pPr>
          <w:hyperlink w:anchor="_Toc216135917" w:history="1">
            <w:r w:rsidR="007E1038" w:rsidRPr="009F0244">
              <w:rPr>
                <w:rStyle w:val="Hyperlink"/>
                <w:noProof/>
              </w:rPr>
              <w:t>5.2. Confusion Matrix</w:t>
            </w:r>
            <w:r w:rsidR="007E1038">
              <w:rPr>
                <w:noProof/>
                <w:webHidden/>
              </w:rPr>
              <w:tab/>
            </w:r>
            <w:r w:rsidR="007E1038">
              <w:rPr>
                <w:noProof/>
                <w:webHidden/>
              </w:rPr>
              <w:fldChar w:fldCharType="begin"/>
            </w:r>
            <w:r w:rsidR="007E1038">
              <w:rPr>
                <w:noProof/>
                <w:webHidden/>
              </w:rPr>
              <w:instrText xml:space="preserve"> PAGEREF _Toc216135917 \h </w:instrText>
            </w:r>
            <w:r w:rsidR="007E1038">
              <w:rPr>
                <w:noProof/>
                <w:webHidden/>
              </w:rPr>
            </w:r>
            <w:r w:rsidR="007E1038">
              <w:rPr>
                <w:noProof/>
                <w:webHidden/>
              </w:rPr>
              <w:fldChar w:fldCharType="separate"/>
            </w:r>
            <w:r w:rsidR="00671F31">
              <w:rPr>
                <w:noProof/>
                <w:webHidden/>
              </w:rPr>
              <w:t>12</w:t>
            </w:r>
            <w:r w:rsidR="007E1038">
              <w:rPr>
                <w:noProof/>
                <w:webHidden/>
              </w:rPr>
              <w:fldChar w:fldCharType="end"/>
            </w:r>
          </w:hyperlink>
        </w:p>
        <w:p w14:paraId="5E39B863" w14:textId="2D60B5B2" w:rsidR="007E1038" w:rsidRDefault="00000000">
          <w:pPr>
            <w:pStyle w:val="TOC2"/>
            <w:tabs>
              <w:tab w:val="right" w:leader="dot" w:pos="9061"/>
            </w:tabs>
            <w:rPr>
              <w:rFonts w:eastAsiaTheme="minorEastAsia" w:cstheme="minorBidi"/>
              <w:b w:val="0"/>
              <w:bCs w:val="0"/>
              <w:noProof/>
              <w:kern w:val="2"/>
              <w:sz w:val="24"/>
              <w:szCs w:val="24"/>
              <w14:ligatures w14:val="standardContextual"/>
            </w:rPr>
          </w:pPr>
          <w:hyperlink w:anchor="_Toc216135918" w:history="1">
            <w:r w:rsidR="007E1038" w:rsidRPr="009F0244">
              <w:rPr>
                <w:rStyle w:val="Hyperlink"/>
                <w:rFonts w:ascii="Times New Roman" w:hAnsi="Times New Roman"/>
                <w:noProof/>
              </w:rPr>
              <w:t xml:space="preserve">5.3. </w:t>
            </w:r>
            <w:r w:rsidR="007E1038" w:rsidRPr="009F0244">
              <w:rPr>
                <w:rStyle w:val="Hyperlink"/>
                <w:noProof/>
              </w:rPr>
              <w:t>Feature Importance</w:t>
            </w:r>
            <w:r w:rsidR="007E1038">
              <w:rPr>
                <w:noProof/>
                <w:webHidden/>
              </w:rPr>
              <w:tab/>
            </w:r>
            <w:r w:rsidR="007E1038">
              <w:rPr>
                <w:noProof/>
                <w:webHidden/>
              </w:rPr>
              <w:fldChar w:fldCharType="begin"/>
            </w:r>
            <w:r w:rsidR="007E1038">
              <w:rPr>
                <w:noProof/>
                <w:webHidden/>
              </w:rPr>
              <w:instrText xml:space="preserve"> PAGEREF _Toc216135918 \h </w:instrText>
            </w:r>
            <w:r w:rsidR="007E1038">
              <w:rPr>
                <w:noProof/>
                <w:webHidden/>
              </w:rPr>
            </w:r>
            <w:r w:rsidR="007E1038">
              <w:rPr>
                <w:noProof/>
                <w:webHidden/>
              </w:rPr>
              <w:fldChar w:fldCharType="separate"/>
            </w:r>
            <w:r w:rsidR="00671F31">
              <w:rPr>
                <w:noProof/>
                <w:webHidden/>
              </w:rPr>
              <w:t>16</w:t>
            </w:r>
            <w:r w:rsidR="007E1038">
              <w:rPr>
                <w:noProof/>
                <w:webHidden/>
              </w:rPr>
              <w:fldChar w:fldCharType="end"/>
            </w:r>
          </w:hyperlink>
        </w:p>
        <w:p w14:paraId="67638D92" w14:textId="64BE9643" w:rsidR="007E1038" w:rsidRDefault="00000000">
          <w:pPr>
            <w:pStyle w:val="TOC2"/>
            <w:tabs>
              <w:tab w:val="right" w:leader="dot" w:pos="9061"/>
            </w:tabs>
            <w:rPr>
              <w:rFonts w:eastAsiaTheme="minorEastAsia" w:cstheme="minorBidi"/>
              <w:b w:val="0"/>
              <w:bCs w:val="0"/>
              <w:noProof/>
              <w:kern w:val="2"/>
              <w:sz w:val="24"/>
              <w:szCs w:val="24"/>
              <w14:ligatures w14:val="standardContextual"/>
            </w:rPr>
          </w:pPr>
          <w:hyperlink w:anchor="_Toc216135919" w:history="1">
            <w:r w:rsidR="007E1038" w:rsidRPr="009F0244">
              <w:rPr>
                <w:rStyle w:val="Hyperlink"/>
                <w:noProof/>
                <w:lang w:val="mk-MK"/>
              </w:rPr>
              <w:t>5.4</w:t>
            </w:r>
            <w:r w:rsidR="007E1038" w:rsidRPr="009F0244">
              <w:rPr>
                <w:rStyle w:val="Hyperlink"/>
                <w:noProof/>
              </w:rPr>
              <w:t xml:space="preserve"> ROC Curve и AUC – Анализа</w:t>
            </w:r>
            <w:r w:rsidR="007E1038">
              <w:rPr>
                <w:noProof/>
                <w:webHidden/>
              </w:rPr>
              <w:tab/>
            </w:r>
            <w:r w:rsidR="007E1038">
              <w:rPr>
                <w:noProof/>
                <w:webHidden/>
              </w:rPr>
              <w:fldChar w:fldCharType="begin"/>
            </w:r>
            <w:r w:rsidR="007E1038">
              <w:rPr>
                <w:noProof/>
                <w:webHidden/>
              </w:rPr>
              <w:instrText xml:space="preserve"> PAGEREF _Toc216135919 \h </w:instrText>
            </w:r>
            <w:r w:rsidR="007E1038">
              <w:rPr>
                <w:noProof/>
                <w:webHidden/>
              </w:rPr>
            </w:r>
            <w:r w:rsidR="007E1038">
              <w:rPr>
                <w:noProof/>
                <w:webHidden/>
              </w:rPr>
              <w:fldChar w:fldCharType="separate"/>
            </w:r>
            <w:r w:rsidR="00671F31">
              <w:rPr>
                <w:noProof/>
                <w:webHidden/>
              </w:rPr>
              <w:t>16</w:t>
            </w:r>
            <w:r w:rsidR="007E1038">
              <w:rPr>
                <w:noProof/>
                <w:webHidden/>
              </w:rPr>
              <w:fldChar w:fldCharType="end"/>
            </w:r>
          </w:hyperlink>
        </w:p>
        <w:p w14:paraId="713B118C" w14:textId="137E2F47" w:rsidR="007E1038" w:rsidRDefault="00000000">
          <w:pPr>
            <w:pStyle w:val="TOC1"/>
            <w:tabs>
              <w:tab w:val="right" w:leader="dot" w:pos="9061"/>
            </w:tabs>
            <w:rPr>
              <w:rFonts w:eastAsiaTheme="minorEastAsia" w:cstheme="minorBidi"/>
              <w:b w:val="0"/>
              <w:bCs w:val="0"/>
              <w:i w:val="0"/>
              <w:iCs w:val="0"/>
              <w:noProof/>
              <w:kern w:val="2"/>
              <w14:ligatures w14:val="standardContextual"/>
            </w:rPr>
          </w:pPr>
          <w:hyperlink w:anchor="_Toc216135920" w:history="1">
            <w:r w:rsidR="007E1038" w:rsidRPr="009F0244">
              <w:rPr>
                <w:rStyle w:val="Hyperlink"/>
                <w:noProof/>
              </w:rPr>
              <w:t>6. Заклучок</w:t>
            </w:r>
            <w:r w:rsidR="007E1038">
              <w:rPr>
                <w:noProof/>
                <w:webHidden/>
              </w:rPr>
              <w:tab/>
            </w:r>
            <w:r w:rsidR="007E1038">
              <w:rPr>
                <w:noProof/>
                <w:webHidden/>
              </w:rPr>
              <w:fldChar w:fldCharType="begin"/>
            </w:r>
            <w:r w:rsidR="007E1038">
              <w:rPr>
                <w:noProof/>
                <w:webHidden/>
              </w:rPr>
              <w:instrText xml:space="preserve"> PAGEREF _Toc216135920 \h </w:instrText>
            </w:r>
            <w:r w:rsidR="007E1038">
              <w:rPr>
                <w:noProof/>
                <w:webHidden/>
              </w:rPr>
            </w:r>
            <w:r w:rsidR="007E1038">
              <w:rPr>
                <w:noProof/>
                <w:webHidden/>
              </w:rPr>
              <w:fldChar w:fldCharType="separate"/>
            </w:r>
            <w:r w:rsidR="00671F31">
              <w:rPr>
                <w:noProof/>
                <w:webHidden/>
              </w:rPr>
              <w:t>17</w:t>
            </w:r>
            <w:r w:rsidR="007E1038">
              <w:rPr>
                <w:noProof/>
                <w:webHidden/>
              </w:rPr>
              <w:fldChar w:fldCharType="end"/>
            </w:r>
          </w:hyperlink>
        </w:p>
        <w:p w14:paraId="021D1D34" w14:textId="74160A25" w:rsidR="007E1038" w:rsidRDefault="00000000">
          <w:pPr>
            <w:pStyle w:val="TOC1"/>
            <w:tabs>
              <w:tab w:val="right" w:leader="dot" w:pos="9061"/>
            </w:tabs>
            <w:rPr>
              <w:rFonts w:eastAsiaTheme="minorEastAsia" w:cstheme="minorBidi"/>
              <w:b w:val="0"/>
              <w:bCs w:val="0"/>
              <w:i w:val="0"/>
              <w:iCs w:val="0"/>
              <w:noProof/>
              <w:kern w:val="2"/>
              <w14:ligatures w14:val="standardContextual"/>
            </w:rPr>
          </w:pPr>
          <w:hyperlink w:anchor="_Toc216135921" w:history="1">
            <w:r w:rsidR="007E1038" w:rsidRPr="009F0244">
              <w:rPr>
                <w:rStyle w:val="Hyperlink"/>
                <w:noProof/>
              </w:rPr>
              <w:t>7. Идни подобрувања</w:t>
            </w:r>
            <w:r w:rsidR="007E1038">
              <w:rPr>
                <w:noProof/>
                <w:webHidden/>
              </w:rPr>
              <w:tab/>
            </w:r>
            <w:r w:rsidR="007E1038">
              <w:rPr>
                <w:noProof/>
                <w:webHidden/>
              </w:rPr>
              <w:fldChar w:fldCharType="begin"/>
            </w:r>
            <w:r w:rsidR="007E1038">
              <w:rPr>
                <w:noProof/>
                <w:webHidden/>
              </w:rPr>
              <w:instrText xml:space="preserve"> PAGEREF _Toc216135921 \h </w:instrText>
            </w:r>
            <w:r w:rsidR="007E1038">
              <w:rPr>
                <w:noProof/>
                <w:webHidden/>
              </w:rPr>
            </w:r>
            <w:r w:rsidR="007E1038">
              <w:rPr>
                <w:noProof/>
                <w:webHidden/>
              </w:rPr>
              <w:fldChar w:fldCharType="separate"/>
            </w:r>
            <w:r w:rsidR="00671F31">
              <w:rPr>
                <w:noProof/>
                <w:webHidden/>
              </w:rPr>
              <w:t>18</w:t>
            </w:r>
            <w:r w:rsidR="007E1038">
              <w:rPr>
                <w:noProof/>
                <w:webHidden/>
              </w:rPr>
              <w:fldChar w:fldCharType="end"/>
            </w:r>
          </w:hyperlink>
        </w:p>
        <w:p w14:paraId="31F5F263" w14:textId="11C0E9DD" w:rsidR="007E1038" w:rsidRDefault="00000000">
          <w:pPr>
            <w:pStyle w:val="TOC2"/>
            <w:tabs>
              <w:tab w:val="right" w:leader="dot" w:pos="9061"/>
            </w:tabs>
            <w:rPr>
              <w:rFonts w:eastAsiaTheme="minorEastAsia" w:cstheme="minorBidi"/>
              <w:b w:val="0"/>
              <w:bCs w:val="0"/>
              <w:noProof/>
              <w:kern w:val="2"/>
              <w:sz w:val="24"/>
              <w:szCs w:val="24"/>
              <w14:ligatures w14:val="standardContextual"/>
            </w:rPr>
          </w:pPr>
          <w:hyperlink w:anchor="_Toc216135922" w:history="1">
            <w:r w:rsidR="007E1038" w:rsidRPr="009F0244">
              <w:rPr>
                <w:rStyle w:val="Hyperlink"/>
                <w:noProof/>
                <w:lang w:val="mk-MK"/>
              </w:rPr>
              <w:t>7</w:t>
            </w:r>
            <w:r w:rsidR="007E1038" w:rsidRPr="009F0244">
              <w:rPr>
                <w:rStyle w:val="Hyperlink"/>
                <w:noProof/>
              </w:rPr>
              <w:t>.1. Мултикласификација на типови напади</w:t>
            </w:r>
            <w:r w:rsidR="007E1038">
              <w:rPr>
                <w:noProof/>
                <w:webHidden/>
              </w:rPr>
              <w:tab/>
            </w:r>
            <w:r w:rsidR="007E1038">
              <w:rPr>
                <w:noProof/>
                <w:webHidden/>
              </w:rPr>
              <w:fldChar w:fldCharType="begin"/>
            </w:r>
            <w:r w:rsidR="007E1038">
              <w:rPr>
                <w:noProof/>
                <w:webHidden/>
              </w:rPr>
              <w:instrText xml:space="preserve"> PAGEREF _Toc216135922 \h </w:instrText>
            </w:r>
            <w:r w:rsidR="007E1038">
              <w:rPr>
                <w:noProof/>
                <w:webHidden/>
              </w:rPr>
            </w:r>
            <w:r w:rsidR="007E1038">
              <w:rPr>
                <w:noProof/>
                <w:webHidden/>
              </w:rPr>
              <w:fldChar w:fldCharType="separate"/>
            </w:r>
            <w:r w:rsidR="00671F31">
              <w:rPr>
                <w:noProof/>
                <w:webHidden/>
              </w:rPr>
              <w:t>18</w:t>
            </w:r>
            <w:r w:rsidR="007E1038">
              <w:rPr>
                <w:noProof/>
                <w:webHidden/>
              </w:rPr>
              <w:fldChar w:fldCharType="end"/>
            </w:r>
          </w:hyperlink>
        </w:p>
        <w:p w14:paraId="43609709" w14:textId="7DFFE999" w:rsidR="007E1038" w:rsidRDefault="00000000">
          <w:pPr>
            <w:pStyle w:val="TOC2"/>
            <w:tabs>
              <w:tab w:val="right" w:leader="dot" w:pos="9061"/>
            </w:tabs>
            <w:rPr>
              <w:rFonts w:eastAsiaTheme="minorEastAsia" w:cstheme="minorBidi"/>
              <w:b w:val="0"/>
              <w:bCs w:val="0"/>
              <w:noProof/>
              <w:kern w:val="2"/>
              <w:sz w:val="24"/>
              <w:szCs w:val="24"/>
              <w14:ligatures w14:val="standardContextual"/>
            </w:rPr>
          </w:pPr>
          <w:hyperlink w:anchor="_Toc216135923" w:history="1">
            <w:r w:rsidR="007E1038" w:rsidRPr="009F0244">
              <w:rPr>
                <w:rStyle w:val="Hyperlink"/>
                <w:noProof/>
                <w:lang w:val="mk-MK"/>
              </w:rPr>
              <w:t>7</w:t>
            </w:r>
            <w:r w:rsidR="007E1038" w:rsidRPr="009F0244">
              <w:rPr>
                <w:rStyle w:val="Hyperlink"/>
                <w:noProof/>
              </w:rPr>
              <w:t>.2. Напредна оптимизација на хиперпараметри</w:t>
            </w:r>
            <w:r w:rsidR="007E1038">
              <w:rPr>
                <w:noProof/>
                <w:webHidden/>
              </w:rPr>
              <w:tab/>
            </w:r>
            <w:r w:rsidR="007E1038">
              <w:rPr>
                <w:noProof/>
                <w:webHidden/>
              </w:rPr>
              <w:fldChar w:fldCharType="begin"/>
            </w:r>
            <w:r w:rsidR="007E1038">
              <w:rPr>
                <w:noProof/>
                <w:webHidden/>
              </w:rPr>
              <w:instrText xml:space="preserve"> PAGEREF _Toc216135923 \h </w:instrText>
            </w:r>
            <w:r w:rsidR="007E1038">
              <w:rPr>
                <w:noProof/>
                <w:webHidden/>
              </w:rPr>
            </w:r>
            <w:r w:rsidR="007E1038">
              <w:rPr>
                <w:noProof/>
                <w:webHidden/>
              </w:rPr>
              <w:fldChar w:fldCharType="separate"/>
            </w:r>
            <w:r w:rsidR="00671F31">
              <w:rPr>
                <w:noProof/>
                <w:webHidden/>
              </w:rPr>
              <w:t>18</w:t>
            </w:r>
            <w:r w:rsidR="007E1038">
              <w:rPr>
                <w:noProof/>
                <w:webHidden/>
              </w:rPr>
              <w:fldChar w:fldCharType="end"/>
            </w:r>
          </w:hyperlink>
        </w:p>
        <w:p w14:paraId="6B8F014B" w14:textId="0227C5E0" w:rsidR="007E1038" w:rsidRDefault="00000000">
          <w:pPr>
            <w:pStyle w:val="TOC2"/>
            <w:tabs>
              <w:tab w:val="right" w:leader="dot" w:pos="9061"/>
            </w:tabs>
            <w:rPr>
              <w:rFonts w:eastAsiaTheme="minorEastAsia" w:cstheme="minorBidi"/>
              <w:b w:val="0"/>
              <w:bCs w:val="0"/>
              <w:noProof/>
              <w:kern w:val="2"/>
              <w:sz w:val="24"/>
              <w:szCs w:val="24"/>
              <w14:ligatures w14:val="standardContextual"/>
            </w:rPr>
          </w:pPr>
          <w:hyperlink w:anchor="_Toc216135924" w:history="1">
            <w:r w:rsidR="007E1038" w:rsidRPr="009F0244">
              <w:rPr>
                <w:rStyle w:val="Hyperlink"/>
                <w:noProof/>
                <w:lang w:val="mk-MK"/>
              </w:rPr>
              <w:t>7</w:t>
            </w:r>
            <w:r w:rsidR="007E1038" w:rsidRPr="009F0244">
              <w:rPr>
                <w:rStyle w:val="Hyperlink"/>
                <w:noProof/>
              </w:rPr>
              <w:t>.3. Употреба на длабоки невронски мрежи</w:t>
            </w:r>
            <w:r w:rsidR="007E1038">
              <w:rPr>
                <w:noProof/>
                <w:webHidden/>
              </w:rPr>
              <w:tab/>
            </w:r>
            <w:r w:rsidR="007E1038">
              <w:rPr>
                <w:noProof/>
                <w:webHidden/>
              </w:rPr>
              <w:fldChar w:fldCharType="begin"/>
            </w:r>
            <w:r w:rsidR="007E1038">
              <w:rPr>
                <w:noProof/>
                <w:webHidden/>
              </w:rPr>
              <w:instrText xml:space="preserve"> PAGEREF _Toc216135924 \h </w:instrText>
            </w:r>
            <w:r w:rsidR="007E1038">
              <w:rPr>
                <w:noProof/>
                <w:webHidden/>
              </w:rPr>
            </w:r>
            <w:r w:rsidR="007E1038">
              <w:rPr>
                <w:noProof/>
                <w:webHidden/>
              </w:rPr>
              <w:fldChar w:fldCharType="separate"/>
            </w:r>
            <w:r w:rsidR="00671F31">
              <w:rPr>
                <w:noProof/>
                <w:webHidden/>
              </w:rPr>
              <w:t>18</w:t>
            </w:r>
            <w:r w:rsidR="007E1038">
              <w:rPr>
                <w:noProof/>
                <w:webHidden/>
              </w:rPr>
              <w:fldChar w:fldCharType="end"/>
            </w:r>
          </w:hyperlink>
        </w:p>
        <w:p w14:paraId="68318FF5" w14:textId="5FFB922C" w:rsidR="007E1038" w:rsidRDefault="00000000">
          <w:pPr>
            <w:pStyle w:val="TOC2"/>
            <w:tabs>
              <w:tab w:val="right" w:leader="dot" w:pos="9061"/>
            </w:tabs>
            <w:rPr>
              <w:rFonts w:eastAsiaTheme="minorEastAsia" w:cstheme="minorBidi"/>
              <w:b w:val="0"/>
              <w:bCs w:val="0"/>
              <w:noProof/>
              <w:kern w:val="2"/>
              <w:sz w:val="24"/>
              <w:szCs w:val="24"/>
              <w14:ligatures w14:val="standardContextual"/>
            </w:rPr>
          </w:pPr>
          <w:hyperlink w:anchor="_Toc216135925" w:history="1">
            <w:r w:rsidR="007E1038" w:rsidRPr="009F0244">
              <w:rPr>
                <w:rStyle w:val="Hyperlink"/>
                <w:noProof/>
                <w:lang w:val="mk-MK"/>
              </w:rPr>
              <w:t>7</w:t>
            </w:r>
            <w:r w:rsidR="007E1038" w:rsidRPr="009F0244">
              <w:rPr>
                <w:rStyle w:val="Hyperlink"/>
                <w:noProof/>
              </w:rPr>
              <w:t>.4. Реално-временска детекција</w:t>
            </w:r>
            <w:r w:rsidR="007E1038">
              <w:rPr>
                <w:noProof/>
                <w:webHidden/>
              </w:rPr>
              <w:tab/>
            </w:r>
            <w:r w:rsidR="007E1038">
              <w:rPr>
                <w:noProof/>
                <w:webHidden/>
              </w:rPr>
              <w:fldChar w:fldCharType="begin"/>
            </w:r>
            <w:r w:rsidR="007E1038">
              <w:rPr>
                <w:noProof/>
                <w:webHidden/>
              </w:rPr>
              <w:instrText xml:space="preserve"> PAGEREF _Toc216135925 \h </w:instrText>
            </w:r>
            <w:r w:rsidR="007E1038">
              <w:rPr>
                <w:noProof/>
                <w:webHidden/>
              </w:rPr>
            </w:r>
            <w:r w:rsidR="007E1038">
              <w:rPr>
                <w:noProof/>
                <w:webHidden/>
              </w:rPr>
              <w:fldChar w:fldCharType="separate"/>
            </w:r>
            <w:r w:rsidR="00671F31">
              <w:rPr>
                <w:noProof/>
                <w:webHidden/>
              </w:rPr>
              <w:t>18</w:t>
            </w:r>
            <w:r w:rsidR="007E1038">
              <w:rPr>
                <w:noProof/>
                <w:webHidden/>
              </w:rPr>
              <w:fldChar w:fldCharType="end"/>
            </w:r>
          </w:hyperlink>
        </w:p>
        <w:p w14:paraId="506C91A1" w14:textId="5BED0152" w:rsidR="007E1038" w:rsidRDefault="00000000">
          <w:pPr>
            <w:pStyle w:val="TOC2"/>
            <w:tabs>
              <w:tab w:val="right" w:leader="dot" w:pos="9061"/>
            </w:tabs>
            <w:rPr>
              <w:rFonts w:eastAsiaTheme="minorEastAsia" w:cstheme="minorBidi"/>
              <w:b w:val="0"/>
              <w:bCs w:val="0"/>
              <w:noProof/>
              <w:kern w:val="2"/>
              <w:sz w:val="24"/>
              <w:szCs w:val="24"/>
              <w14:ligatures w14:val="standardContextual"/>
            </w:rPr>
          </w:pPr>
          <w:hyperlink w:anchor="_Toc216135926" w:history="1">
            <w:r w:rsidR="007E1038" w:rsidRPr="009F0244">
              <w:rPr>
                <w:rStyle w:val="Hyperlink"/>
                <w:noProof/>
                <w:lang w:val="mk-MK"/>
              </w:rPr>
              <w:t>7</w:t>
            </w:r>
            <w:r w:rsidR="007E1038" w:rsidRPr="009F0244">
              <w:rPr>
                <w:rStyle w:val="Hyperlink"/>
                <w:noProof/>
              </w:rPr>
              <w:t>.5. Балансирање на датасетот</w:t>
            </w:r>
            <w:r w:rsidR="007E1038">
              <w:rPr>
                <w:noProof/>
                <w:webHidden/>
              </w:rPr>
              <w:tab/>
            </w:r>
            <w:r w:rsidR="007E1038">
              <w:rPr>
                <w:noProof/>
                <w:webHidden/>
              </w:rPr>
              <w:fldChar w:fldCharType="begin"/>
            </w:r>
            <w:r w:rsidR="007E1038">
              <w:rPr>
                <w:noProof/>
                <w:webHidden/>
              </w:rPr>
              <w:instrText xml:space="preserve"> PAGEREF _Toc216135926 \h </w:instrText>
            </w:r>
            <w:r w:rsidR="007E1038">
              <w:rPr>
                <w:noProof/>
                <w:webHidden/>
              </w:rPr>
            </w:r>
            <w:r w:rsidR="007E1038">
              <w:rPr>
                <w:noProof/>
                <w:webHidden/>
              </w:rPr>
              <w:fldChar w:fldCharType="separate"/>
            </w:r>
            <w:r w:rsidR="00671F31">
              <w:rPr>
                <w:noProof/>
                <w:webHidden/>
              </w:rPr>
              <w:t>18</w:t>
            </w:r>
            <w:r w:rsidR="007E1038">
              <w:rPr>
                <w:noProof/>
                <w:webHidden/>
              </w:rPr>
              <w:fldChar w:fldCharType="end"/>
            </w:r>
          </w:hyperlink>
        </w:p>
        <w:p w14:paraId="701BAF58" w14:textId="14AD2DC4" w:rsidR="007E1038" w:rsidRDefault="00000000">
          <w:pPr>
            <w:pStyle w:val="TOC2"/>
            <w:tabs>
              <w:tab w:val="right" w:leader="dot" w:pos="9061"/>
            </w:tabs>
            <w:rPr>
              <w:rFonts w:eastAsiaTheme="minorEastAsia" w:cstheme="minorBidi"/>
              <w:b w:val="0"/>
              <w:bCs w:val="0"/>
              <w:noProof/>
              <w:kern w:val="2"/>
              <w:sz w:val="24"/>
              <w:szCs w:val="24"/>
              <w14:ligatures w14:val="standardContextual"/>
            </w:rPr>
          </w:pPr>
          <w:hyperlink w:anchor="_Toc216135927" w:history="1">
            <w:r w:rsidR="007E1038" w:rsidRPr="009F0244">
              <w:rPr>
                <w:rStyle w:val="Hyperlink"/>
                <w:noProof/>
                <w:lang w:val="mk-MK"/>
              </w:rPr>
              <w:t>7</w:t>
            </w:r>
            <w:r w:rsidR="007E1038" w:rsidRPr="009F0244">
              <w:rPr>
                <w:rStyle w:val="Hyperlink"/>
                <w:noProof/>
              </w:rPr>
              <w:t>.6. Обука и тестирање со понови датасети</w:t>
            </w:r>
            <w:r w:rsidR="007E1038">
              <w:rPr>
                <w:noProof/>
                <w:webHidden/>
              </w:rPr>
              <w:tab/>
            </w:r>
            <w:r w:rsidR="007E1038">
              <w:rPr>
                <w:noProof/>
                <w:webHidden/>
              </w:rPr>
              <w:fldChar w:fldCharType="begin"/>
            </w:r>
            <w:r w:rsidR="007E1038">
              <w:rPr>
                <w:noProof/>
                <w:webHidden/>
              </w:rPr>
              <w:instrText xml:space="preserve"> PAGEREF _Toc216135927 \h </w:instrText>
            </w:r>
            <w:r w:rsidR="007E1038">
              <w:rPr>
                <w:noProof/>
                <w:webHidden/>
              </w:rPr>
            </w:r>
            <w:r w:rsidR="007E1038">
              <w:rPr>
                <w:noProof/>
                <w:webHidden/>
              </w:rPr>
              <w:fldChar w:fldCharType="separate"/>
            </w:r>
            <w:r w:rsidR="00671F31">
              <w:rPr>
                <w:noProof/>
                <w:webHidden/>
              </w:rPr>
              <w:t>18</w:t>
            </w:r>
            <w:r w:rsidR="007E1038">
              <w:rPr>
                <w:noProof/>
                <w:webHidden/>
              </w:rPr>
              <w:fldChar w:fldCharType="end"/>
            </w:r>
          </w:hyperlink>
        </w:p>
        <w:p w14:paraId="28825FFC" w14:textId="7122A559" w:rsidR="006772A9" w:rsidRDefault="006772A9">
          <w:r>
            <w:rPr>
              <w:b/>
              <w:bCs/>
              <w:noProof/>
            </w:rPr>
            <w:fldChar w:fldCharType="end"/>
          </w:r>
        </w:p>
      </w:sdtContent>
    </w:sdt>
    <w:p w14:paraId="1F342FB9" w14:textId="77777777" w:rsidR="006772A9" w:rsidRPr="006772A9" w:rsidRDefault="006772A9" w:rsidP="002F09F0">
      <w:pPr>
        <w:jc w:val="center"/>
        <w:rPr>
          <w:rFonts w:ascii="Times New Roman" w:hAnsi="Times New Roman"/>
          <w:b/>
          <w:sz w:val="24"/>
          <w:szCs w:val="24"/>
        </w:rPr>
      </w:pPr>
    </w:p>
    <w:p w14:paraId="40FA2D87" w14:textId="77777777" w:rsidR="002F09F0" w:rsidRPr="00BC51E8" w:rsidRDefault="002F09F0" w:rsidP="002F09F0">
      <w:pPr>
        <w:jc w:val="center"/>
        <w:rPr>
          <w:rFonts w:ascii="Times New Roman" w:hAnsi="Times New Roman"/>
          <w:sz w:val="18"/>
          <w:szCs w:val="18"/>
          <w:lang w:val="ru-RU"/>
        </w:rPr>
      </w:pPr>
    </w:p>
    <w:p w14:paraId="6B3069CC" w14:textId="77777777" w:rsidR="00FE2970" w:rsidRDefault="00FE2970" w:rsidP="00FE2970">
      <w:pPr>
        <w:rPr>
          <w:rFonts w:ascii="Times New Roman" w:hAnsi="Times New Roman"/>
          <w:lang w:val="ru-RU"/>
        </w:rPr>
      </w:pPr>
    </w:p>
    <w:p w14:paraId="3B57A5B4" w14:textId="77777777" w:rsidR="00FE2970" w:rsidRDefault="00FE2970" w:rsidP="00FE2970">
      <w:pPr>
        <w:rPr>
          <w:rFonts w:ascii="Times New Roman" w:hAnsi="Times New Roman"/>
          <w:color w:val="FF0000"/>
          <w:lang w:val="mk-MK"/>
        </w:rPr>
      </w:pPr>
    </w:p>
    <w:p w14:paraId="2C7CC821" w14:textId="77777777" w:rsidR="00FE2970" w:rsidRDefault="00FE2970" w:rsidP="00FE2970">
      <w:pPr>
        <w:rPr>
          <w:rFonts w:ascii="Times New Roman" w:hAnsi="Times New Roman"/>
          <w:color w:val="FF0000"/>
        </w:rPr>
      </w:pPr>
    </w:p>
    <w:p w14:paraId="4C717417" w14:textId="77777777" w:rsidR="00405A8A" w:rsidRDefault="00405A8A" w:rsidP="00FE2970">
      <w:pPr>
        <w:rPr>
          <w:rFonts w:ascii="Times New Roman" w:hAnsi="Times New Roman"/>
          <w:color w:val="FF0000"/>
        </w:rPr>
      </w:pPr>
    </w:p>
    <w:p w14:paraId="2FD4B644" w14:textId="77777777" w:rsidR="00405A8A" w:rsidRDefault="00405A8A" w:rsidP="00FE2970">
      <w:pPr>
        <w:rPr>
          <w:rFonts w:ascii="Times New Roman" w:hAnsi="Times New Roman"/>
          <w:color w:val="FF0000"/>
        </w:rPr>
      </w:pPr>
    </w:p>
    <w:p w14:paraId="4096AB95" w14:textId="77777777" w:rsidR="00405A8A" w:rsidRDefault="00405A8A" w:rsidP="00FE2970">
      <w:pPr>
        <w:rPr>
          <w:rFonts w:ascii="Times New Roman" w:hAnsi="Times New Roman"/>
          <w:color w:val="FF0000"/>
        </w:rPr>
      </w:pPr>
    </w:p>
    <w:p w14:paraId="3646E25F" w14:textId="77777777" w:rsidR="00405A8A" w:rsidRDefault="00405A8A" w:rsidP="00FE2970">
      <w:pPr>
        <w:rPr>
          <w:rFonts w:ascii="Times New Roman" w:hAnsi="Times New Roman"/>
          <w:color w:val="FF0000"/>
        </w:rPr>
      </w:pPr>
    </w:p>
    <w:p w14:paraId="088BCBD2" w14:textId="77777777" w:rsidR="00405A8A" w:rsidRDefault="00405A8A" w:rsidP="00FE2970">
      <w:pPr>
        <w:rPr>
          <w:rFonts w:ascii="Times New Roman" w:hAnsi="Times New Roman"/>
          <w:color w:val="FF0000"/>
        </w:rPr>
      </w:pPr>
    </w:p>
    <w:p w14:paraId="6924E845" w14:textId="77777777" w:rsidR="00405A8A" w:rsidRDefault="00405A8A" w:rsidP="00FE2970">
      <w:pPr>
        <w:rPr>
          <w:rFonts w:ascii="Times New Roman" w:hAnsi="Times New Roman"/>
          <w:color w:val="FF0000"/>
        </w:rPr>
      </w:pPr>
    </w:p>
    <w:p w14:paraId="4A06A20E" w14:textId="77777777" w:rsidR="00405A8A" w:rsidRDefault="00405A8A" w:rsidP="00FE2970">
      <w:pPr>
        <w:rPr>
          <w:rFonts w:ascii="Times New Roman" w:hAnsi="Times New Roman"/>
          <w:color w:val="FF0000"/>
        </w:rPr>
      </w:pPr>
    </w:p>
    <w:p w14:paraId="0AF4AACA" w14:textId="77777777" w:rsidR="00405A8A" w:rsidRDefault="00405A8A" w:rsidP="00FE2970">
      <w:pPr>
        <w:rPr>
          <w:rFonts w:ascii="Times New Roman" w:hAnsi="Times New Roman"/>
          <w:color w:val="FF0000"/>
        </w:rPr>
      </w:pPr>
    </w:p>
    <w:p w14:paraId="6D494F2D" w14:textId="77777777" w:rsidR="00405A8A" w:rsidRDefault="00405A8A" w:rsidP="00FE2970">
      <w:pPr>
        <w:rPr>
          <w:rFonts w:ascii="Times New Roman" w:hAnsi="Times New Roman"/>
          <w:color w:val="FF0000"/>
        </w:rPr>
      </w:pPr>
    </w:p>
    <w:p w14:paraId="3C86D570" w14:textId="77777777" w:rsidR="00405A8A" w:rsidRDefault="00405A8A" w:rsidP="00FE2970">
      <w:pPr>
        <w:rPr>
          <w:rFonts w:ascii="Times New Roman" w:hAnsi="Times New Roman"/>
          <w:color w:val="FF0000"/>
        </w:rPr>
      </w:pPr>
    </w:p>
    <w:p w14:paraId="57120396" w14:textId="77777777" w:rsidR="00405A8A" w:rsidRDefault="00405A8A" w:rsidP="00FE2970">
      <w:pPr>
        <w:rPr>
          <w:rFonts w:ascii="Times New Roman" w:hAnsi="Times New Roman"/>
          <w:color w:val="FF0000"/>
        </w:rPr>
      </w:pPr>
    </w:p>
    <w:p w14:paraId="1B131571" w14:textId="77777777" w:rsidR="00405A8A" w:rsidRDefault="00405A8A" w:rsidP="00FE2970">
      <w:pPr>
        <w:rPr>
          <w:rFonts w:ascii="Times New Roman" w:hAnsi="Times New Roman"/>
          <w:color w:val="FF0000"/>
        </w:rPr>
      </w:pPr>
    </w:p>
    <w:p w14:paraId="61899FE4" w14:textId="77777777" w:rsidR="00405A8A" w:rsidRDefault="00405A8A" w:rsidP="00FE2970">
      <w:pPr>
        <w:rPr>
          <w:rFonts w:ascii="Times New Roman" w:hAnsi="Times New Roman"/>
          <w:color w:val="FF0000"/>
        </w:rPr>
      </w:pPr>
    </w:p>
    <w:p w14:paraId="4799CD67" w14:textId="77777777" w:rsidR="00405A8A" w:rsidRDefault="00405A8A" w:rsidP="00FE2970">
      <w:pPr>
        <w:rPr>
          <w:rFonts w:ascii="Times New Roman" w:hAnsi="Times New Roman"/>
          <w:color w:val="FF0000"/>
        </w:rPr>
      </w:pPr>
    </w:p>
    <w:p w14:paraId="5F7EE1F0" w14:textId="77777777" w:rsidR="00405A8A" w:rsidRDefault="00405A8A" w:rsidP="00FE2970">
      <w:pPr>
        <w:rPr>
          <w:rFonts w:ascii="Times New Roman" w:hAnsi="Times New Roman"/>
          <w:color w:val="FF0000"/>
        </w:rPr>
      </w:pPr>
    </w:p>
    <w:p w14:paraId="4400CC62" w14:textId="77777777" w:rsidR="00405A8A" w:rsidRDefault="00405A8A" w:rsidP="00FE2970">
      <w:pPr>
        <w:rPr>
          <w:rFonts w:ascii="Times New Roman" w:hAnsi="Times New Roman"/>
          <w:color w:val="FF0000"/>
        </w:rPr>
      </w:pPr>
    </w:p>
    <w:p w14:paraId="3920F831" w14:textId="77777777" w:rsidR="00405A8A" w:rsidRDefault="00405A8A" w:rsidP="00FE2970">
      <w:pPr>
        <w:rPr>
          <w:rFonts w:ascii="Times New Roman" w:hAnsi="Times New Roman"/>
          <w:color w:val="FF0000"/>
        </w:rPr>
      </w:pPr>
    </w:p>
    <w:p w14:paraId="270D14AC" w14:textId="77777777" w:rsidR="00405A8A" w:rsidRDefault="00405A8A" w:rsidP="00FE2970">
      <w:pPr>
        <w:rPr>
          <w:rFonts w:ascii="Times New Roman" w:hAnsi="Times New Roman"/>
          <w:color w:val="FF0000"/>
        </w:rPr>
      </w:pPr>
    </w:p>
    <w:p w14:paraId="6C72094B" w14:textId="77777777" w:rsidR="00405A8A" w:rsidRDefault="00405A8A" w:rsidP="00FE2970">
      <w:pPr>
        <w:rPr>
          <w:rFonts w:ascii="Times New Roman" w:hAnsi="Times New Roman"/>
          <w:color w:val="FF0000"/>
        </w:rPr>
      </w:pPr>
    </w:p>
    <w:p w14:paraId="17ACD899" w14:textId="77777777" w:rsidR="00405A8A" w:rsidRDefault="00405A8A" w:rsidP="00FE2970">
      <w:pPr>
        <w:rPr>
          <w:rFonts w:ascii="Times New Roman" w:hAnsi="Times New Roman"/>
          <w:color w:val="FF0000"/>
        </w:rPr>
      </w:pPr>
    </w:p>
    <w:p w14:paraId="1D198ED8" w14:textId="77777777" w:rsidR="00405A8A" w:rsidRDefault="00405A8A" w:rsidP="00FE2970">
      <w:pPr>
        <w:rPr>
          <w:rFonts w:ascii="Times New Roman" w:hAnsi="Times New Roman"/>
          <w:color w:val="FF0000"/>
        </w:rPr>
      </w:pPr>
    </w:p>
    <w:p w14:paraId="57BCD564" w14:textId="77777777" w:rsidR="00405A8A" w:rsidRDefault="00405A8A" w:rsidP="00FE2970">
      <w:pPr>
        <w:rPr>
          <w:rFonts w:ascii="Times New Roman" w:hAnsi="Times New Roman"/>
          <w:color w:val="FF0000"/>
        </w:rPr>
      </w:pPr>
    </w:p>
    <w:p w14:paraId="4E19370D" w14:textId="77777777" w:rsidR="00405A8A" w:rsidRDefault="00405A8A" w:rsidP="00FE2970">
      <w:pPr>
        <w:rPr>
          <w:rFonts w:ascii="Times New Roman" w:hAnsi="Times New Roman"/>
          <w:color w:val="FF0000"/>
        </w:rPr>
      </w:pPr>
    </w:p>
    <w:p w14:paraId="1A0989CD" w14:textId="77777777" w:rsidR="00405A8A" w:rsidRDefault="00405A8A" w:rsidP="00FE2970">
      <w:pPr>
        <w:rPr>
          <w:rFonts w:ascii="Times New Roman" w:hAnsi="Times New Roman"/>
          <w:color w:val="FF0000"/>
        </w:rPr>
      </w:pPr>
    </w:p>
    <w:p w14:paraId="1FF33B03" w14:textId="77777777" w:rsidR="00405A8A" w:rsidRDefault="00405A8A" w:rsidP="00FE2970">
      <w:pPr>
        <w:rPr>
          <w:rFonts w:ascii="Times New Roman" w:hAnsi="Times New Roman"/>
          <w:color w:val="FF0000"/>
        </w:rPr>
      </w:pPr>
    </w:p>
    <w:p w14:paraId="6EDD1302" w14:textId="77777777" w:rsidR="007E1038" w:rsidRDefault="007E1038" w:rsidP="00FE2970">
      <w:pPr>
        <w:rPr>
          <w:rFonts w:ascii="Times New Roman" w:hAnsi="Times New Roman"/>
          <w:color w:val="FF0000"/>
        </w:rPr>
      </w:pPr>
    </w:p>
    <w:p w14:paraId="17CBE761" w14:textId="77777777" w:rsidR="007E1038" w:rsidRDefault="007E1038" w:rsidP="00FE2970">
      <w:pPr>
        <w:rPr>
          <w:rFonts w:ascii="Times New Roman" w:hAnsi="Times New Roman"/>
          <w:color w:val="FF0000"/>
        </w:rPr>
      </w:pPr>
    </w:p>
    <w:p w14:paraId="0F9CF2C8" w14:textId="77777777" w:rsidR="00405A8A" w:rsidRDefault="00405A8A" w:rsidP="00FE2970">
      <w:pPr>
        <w:rPr>
          <w:rFonts w:ascii="Times New Roman" w:hAnsi="Times New Roman"/>
          <w:color w:val="FF0000"/>
        </w:rPr>
      </w:pPr>
    </w:p>
    <w:p w14:paraId="00DE46EC" w14:textId="77777777" w:rsidR="00405A8A" w:rsidRDefault="00405A8A" w:rsidP="00FE2970">
      <w:pPr>
        <w:rPr>
          <w:rFonts w:ascii="Times New Roman" w:hAnsi="Times New Roman"/>
          <w:color w:val="FF0000"/>
        </w:rPr>
      </w:pPr>
    </w:p>
    <w:p w14:paraId="1D52EE2D" w14:textId="77777777" w:rsidR="00405A8A" w:rsidRDefault="00405A8A" w:rsidP="00FE2970">
      <w:pPr>
        <w:rPr>
          <w:rFonts w:ascii="Times New Roman" w:hAnsi="Times New Roman"/>
          <w:color w:val="FF0000"/>
        </w:rPr>
      </w:pPr>
    </w:p>
    <w:p w14:paraId="0B1E49AC" w14:textId="77777777" w:rsidR="00405A8A" w:rsidRDefault="00405A8A" w:rsidP="00FE2970">
      <w:pPr>
        <w:rPr>
          <w:rFonts w:ascii="Times New Roman" w:hAnsi="Times New Roman"/>
          <w:color w:val="FF0000"/>
        </w:rPr>
      </w:pPr>
    </w:p>
    <w:p w14:paraId="3BA8ADB7" w14:textId="77777777" w:rsidR="00405A8A" w:rsidRPr="00405A8A" w:rsidRDefault="00405A8A" w:rsidP="00FE2970">
      <w:pPr>
        <w:rPr>
          <w:rFonts w:ascii="Times New Roman" w:hAnsi="Times New Roman"/>
          <w:color w:val="FF0000"/>
        </w:rPr>
      </w:pPr>
    </w:p>
    <w:p w14:paraId="4A165661" w14:textId="77777777" w:rsidR="00FE2970" w:rsidRDefault="00FE2970" w:rsidP="00FE2970">
      <w:pPr>
        <w:rPr>
          <w:rFonts w:ascii="Times New Roman" w:hAnsi="Times New Roman"/>
          <w:color w:val="FF0000"/>
          <w:lang w:val="mk-MK"/>
        </w:rPr>
      </w:pPr>
    </w:p>
    <w:p w14:paraId="55FCB083" w14:textId="77777777" w:rsidR="00FE2970" w:rsidRDefault="00FE2970" w:rsidP="00FE2970">
      <w:pPr>
        <w:rPr>
          <w:rFonts w:ascii="Times New Roman" w:hAnsi="Times New Roman"/>
          <w:color w:val="FF0000"/>
          <w:lang w:val="mk-MK"/>
        </w:rPr>
      </w:pPr>
    </w:p>
    <w:p w14:paraId="5A0C734C" w14:textId="77777777" w:rsidR="00FE2970" w:rsidRDefault="00FE2970" w:rsidP="00FE2970">
      <w:pPr>
        <w:rPr>
          <w:rFonts w:ascii="Times New Roman" w:hAnsi="Times New Roman"/>
          <w:color w:val="FF0000"/>
          <w:lang w:val="mk-MK"/>
        </w:rPr>
      </w:pPr>
    </w:p>
    <w:p w14:paraId="3CD88AC3" w14:textId="77777777" w:rsidR="00A955CE" w:rsidRPr="002D0BCF" w:rsidRDefault="00A955CE" w:rsidP="002F09F0">
      <w:pPr>
        <w:rPr>
          <w:rFonts w:ascii="Times New Roman" w:hAnsi="Times New Roman"/>
          <w:lang w:val="mk-MK"/>
        </w:rPr>
      </w:pPr>
    </w:p>
    <w:p w14:paraId="5A502A0A" w14:textId="77777777" w:rsidR="0053415E" w:rsidRPr="00162D48" w:rsidRDefault="002D0BCF" w:rsidP="00162D48">
      <w:pPr>
        <w:pStyle w:val="Heading1"/>
        <w:jc w:val="left"/>
        <w:rPr>
          <w:i w:val="0"/>
          <w:iCs/>
        </w:rPr>
      </w:pPr>
      <w:bookmarkStart w:id="22" w:name="_Toc216135891"/>
      <w:r w:rsidRPr="00162D48">
        <w:rPr>
          <w:i w:val="0"/>
          <w:iCs/>
        </w:rPr>
        <w:lastRenderedPageBreak/>
        <w:t>1. ВОВЕД</w:t>
      </w:r>
      <w:bookmarkEnd w:id="22"/>
    </w:p>
    <w:p w14:paraId="50699B3F" w14:textId="77777777" w:rsidR="00F26DFC" w:rsidRDefault="00F26DFC" w:rsidP="00F26DFC">
      <w:pPr>
        <w:pStyle w:val="NormalWeb"/>
        <w:ind w:firstLine="720"/>
        <w:jc w:val="both"/>
      </w:pPr>
      <w:r>
        <w:t xml:space="preserve">Современите компјутерски мрежи се постојано изложени на различни типови на </w:t>
      </w:r>
      <w:r w:rsidR="00162D48">
        <w:rPr>
          <w:lang w:val="mk-MK"/>
        </w:rPr>
        <w:t>сајбер</w:t>
      </w:r>
      <w:r>
        <w:t xml:space="preserve"> напади, како што се DoS напади, probing скенирања, неовластен пристап до системите и различни форми на злоупотреба на мрежниот сообраќај. Традиционалните системи за заштита, како статички firewall правила или рачно прегледување на логови, често не се доволни за навремено препознавање и спречување на ваквите закани.</w:t>
      </w:r>
    </w:p>
    <w:p w14:paraId="7E75A303" w14:textId="77777777" w:rsidR="00F26DFC" w:rsidRDefault="00F26DFC" w:rsidP="00F26DFC">
      <w:pPr>
        <w:pStyle w:val="NormalWeb"/>
        <w:jc w:val="both"/>
      </w:pPr>
      <w:r>
        <w:t xml:space="preserve">Поради ова, последниве години се развиваат </w:t>
      </w:r>
      <w:r>
        <w:rPr>
          <w:rStyle w:val="Strong"/>
        </w:rPr>
        <w:t>AI-базирани системи за откривање на мрежни упади (Intrusion Detection Systems – IDS)</w:t>
      </w:r>
      <w:r>
        <w:t xml:space="preserve">, кои автоматски препознаваат сомнително однесување во мрежниот сообраќај. Во овој проект е развиен таков систем користејќи машинско учење, со цел да се изгради модел кој автоматски ги класифицира мрежните записи како </w:t>
      </w:r>
      <w:r>
        <w:rPr>
          <w:rStyle w:val="Emphasis"/>
        </w:rPr>
        <w:t>нормални</w:t>
      </w:r>
      <w:r>
        <w:t xml:space="preserve"> или </w:t>
      </w:r>
      <w:r>
        <w:rPr>
          <w:rStyle w:val="Emphasis"/>
        </w:rPr>
        <w:t>напад</w:t>
      </w:r>
      <w:r>
        <w:t>.</w:t>
      </w:r>
    </w:p>
    <w:p w14:paraId="01FBB636" w14:textId="77777777" w:rsidR="00F26DFC" w:rsidRDefault="00F26DFC" w:rsidP="00F26DFC">
      <w:pPr>
        <w:pStyle w:val="NormalWeb"/>
        <w:jc w:val="both"/>
      </w:pPr>
      <w:r>
        <w:t xml:space="preserve">За обработка и тренирање се користи NSL-KDD </w:t>
      </w:r>
      <w:r w:rsidRPr="0054623D">
        <w:rPr>
          <w:highlight w:val="yellow"/>
          <w:rPrChange w:id="23" w:author="Blagoj Ristevski" w:date="2026-03-01T21:46:00Z">
            <w:rPr/>
          </w:rPrChange>
        </w:rPr>
        <w:t>датасетот</w:t>
      </w:r>
      <w:r>
        <w:t xml:space="preserve">, еден од најпознатите и најкористени сетови податоци во доменот на мрежна безбедност. На тој начин, проектот овозможува практична демонстрација на тоа како современите алгоритми за машинско учење можат да се применат во реални сценарија на </w:t>
      </w:r>
      <w:r w:rsidR="00162D48">
        <w:rPr>
          <w:lang w:val="mk-MK"/>
        </w:rPr>
        <w:t>сајбер</w:t>
      </w:r>
      <w:r>
        <w:t>-безбедност.</w:t>
      </w:r>
    </w:p>
    <w:p w14:paraId="3089DC82" w14:textId="77777777" w:rsidR="002D0BCF" w:rsidRPr="00292747" w:rsidRDefault="002D0BCF" w:rsidP="002F09F0">
      <w:pPr>
        <w:rPr>
          <w:rFonts w:ascii="Times New Roman" w:hAnsi="Times New Roman"/>
          <w:b/>
          <w:lang w:val="mk-MK"/>
        </w:rPr>
      </w:pPr>
    </w:p>
    <w:p w14:paraId="33DD251F" w14:textId="77777777" w:rsidR="00631D81" w:rsidRPr="00292747" w:rsidRDefault="00631D81" w:rsidP="002F09F0">
      <w:pPr>
        <w:rPr>
          <w:rFonts w:ascii="Times New Roman" w:hAnsi="Times New Roman"/>
          <w:b/>
          <w:lang w:val="mk-MK"/>
        </w:rPr>
      </w:pPr>
    </w:p>
    <w:p w14:paraId="45E5E217" w14:textId="77777777" w:rsidR="002D0BCF" w:rsidRPr="00162D48" w:rsidRDefault="002D0BCF" w:rsidP="00162D48">
      <w:pPr>
        <w:pStyle w:val="Heading1"/>
        <w:jc w:val="left"/>
        <w:rPr>
          <w:i w:val="0"/>
          <w:iCs/>
          <w:lang w:val="mk-MK"/>
        </w:rPr>
      </w:pPr>
    </w:p>
    <w:p w14:paraId="1F1F5F4E" w14:textId="310255B5" w:rsidR="00162D48" w:rsidRPr="00162D48" w:rsidRDefault="002D0BCF" w:rsidP="00162D48">
      <w:pPr>
        <w:pStyle w:val="Heading1"/>
        <w:jc w:val="left"/>
        <w:rPr>
          <w:i w:val="0"/>
          <w:iCs/>
        </w:rPr>
      </w:pPr>
      <w:bookmarkStart w:id="24" w:name="_Toc216135892"/>
      <w:r w:rsidRPr="00162D48">
        <w:rPr>
          <w:i w:val="0"/>
          <w:iCs/>
        </w:rPr>
        <w:t xml:space="preserve">2. </w:t>
      </w:r>
      <w:r w:rsidR="00162D48">
        <w:rPr>
          <w:i w:val="0"/>
          <w:iCs/>
          <w:lang w:val="mk-MK"/>
        </w:rPr>
        <w:t>МОМЕНТАЛНА СОСТОЈБА</w:t>
      </w:r>
      <w:r w:rsidR="005C7E7C">
        <w:rPr>
          <w:i w:val="0"/>
          <w:iCs/>
        </w:rPr>
        <w:t xml:space="preserve"> </w:t>
      </w:r>
      <w:r w:rsidR="00162D48" w:rsidRPr="00162D48">
        <w:rPr>
          <w:rStyle w:val="Strong"/>
          <w:b/>
          <w:bCs w:val="0"/>
          <w:i w:val="0"/>
          <w:iCs/>
        </w:rPr>
        <w:t>(</w:t>
      </w:r>
      <w:r w:rsidR="00162D48" w:rsidRPr="0054623D">
        <w:rPr>
          <w:rStyle w:val="Strong"/>
          <w:b/>
          <w:bCs w:val="0"/>
          <w:i w:val="0"/>
          <w:iCs/>
          <w:highlight w:val="yellow"/>
          <w:rPrChange w:id="25" w:author="Blagoj Ristevski" w:date="2026-03-01T21:46:00Z">
            <w:rPr>
              <w:rStyle w:val="Strong"/>
              <w:b/>
              <w:bCs w:val="0"/>
              <w:i w:val="0"/>
              <w:iCs/>
            </w:rPr>
          </w:rPrChange>
        </w:rPr>
        <w:t>State of the Art</w:t>
      </w:r>
      <w:r w:rsidR="00162D48" w:rsidRPr="00162D48">
        <w:rPr>
          <w:rStyle w:val="Strong"/>
          <w:b/>
          <w:bCs w:val="0"/>
          <w:i w:val="0"/>
          <w:iCs/>
        </w:rPr>
        <w:t>)</w:t>
      </w:r>
      <w:bookmarkEnd w:id="24"/>
    </w:p>
    <w:p w14:paraId="1197E9BD" w14:textId="77777777" w:rsidR="005C7E7C" w:rsidRDefault="005C7E7C" w:rsidP="005C7E7C">
      <w:pPr>
        <w:pStyle w:val="NormalWeb"/>
      </w:pPr>
      <w:r>
        <w:t>Во моментов, IDS системите најчесто се делат на два пристапи:</w:t>
      </w:r>
    </w:p>
    <w:p w14:paraId="0BEEA632" w14:textId="77777777" w:rsidR="005C7E7C" w:rsidRPr="00CF246D" w:rsidRDefault="005C7E7C" w:rsidP="00CF246D">
      <w:pPr>
        <w:pStyle w:val="Heading2"/>
        <w:rPr>
          <w:sz w:val="24"/>
          <w:szCs w:val="10"/>
        </w:rPr>
      </w:pPr>
      <w:bookmarkStart w:id="26" w:name="_Toc216135893"/>
      <w:r w:rsidRPr="00CF246D">
        <w:rPr>
          <w:rStyle w:val="Strong"/>
          <w:b/>
          <w:bCs w:val="0"/>
          <w:sz w:val="24"/>
          <w:szCs w:val="10"/>
        </w:rPr>
        <w:t>2.1. Системи базирани на потписи</w:t>
      </w:r>
      <w:bookmarkEnd w:id="26"/>
    </w:p>
    <w:p w14:paraId="5D6A77EC" w14:textId="77777777" w:rsidR="005C7E7C" w:rsidRDefault="005C7E7C" w:rsidP="005C7E7C">
      <w:pPr>
        <w:pStyle w:val="NormalWeb"/>
        <w:ind w:firstLine="720"/>
        <w:jc w:val="both"/>
      </w:pPr>
      <w:r>
        <w:t>Овие системи ги детектираат нападите според познати обрасци (signature-based detection). Иако се ефикасни за веќе познати закани, тие не можат да детектираат нови, непознати напади (zero-day attacks).</w:t>
      </w:r>
    </w:p>
    <w:p w14:paraId="58877592" w14:textId="77777777" w:rsidR="005C7E7C" w:rsidRPr="005C7E7C" w:rsidRDefault="005C7E7C" w:rsidP="005C7E7C">
      <w:pPr>
        <w:pStyle w:val="Heading2"/>
        <w:rPr>
          <w:sz w:val="24"/>
          <w:szCs w:val="10"/>
        </w:rPr>
      </w:pPr>
      <w:bookmarkStart w:id="27" w:name="_Toc216135894"/>
      <w:r w:rsidRPr="005C7E7C">
        <w:rPr>
          <w:rStyle w:val="Strong"/>
          <w:b/>
          <w:bCs w:val="0"/>
          <w:sz w:val="24"/>
          <w:szCs w:val="10"/>
        </w:rPr>
        <w:t>2</w:t>
      </w:r>
      <w:r w:rsidRPr="005C7E7C">
        <w:rPr>
          <w:rStyle w:val="Strong"/>
          <w:b/>
          <w:bCs w:val="0"/>
          <w:sz w:val="24"/>
          <w:szCs w:val="10"/>
          <w:lang w:val="mk-MK"/>
        </w:rPr>
        <w:t>.2</w:t>
      </w:r>
      <w:r w:rsidRPr="005C7E7C">
        <w:rPr>
          <w:rStyle w:val="Strong"/>
          <w:b/>
          <w:bCs w:val="0"/>
          <w:sz w:val="24"/>
          <w:szCs w:val="10"/>
        </w:rPr>
        <w:t>. Системи базирани на аномалии</w:t>
      </w:r>
      <w:bookmarkEnd w:id="27"/>
    </w:p>
    <w:p w14:paraId="5FB63DE6" w14:textId="77777777" w:rsidR="005C7E7C" w:rsidRDefault="005C7E7C" w:rsidP="00CF246D">
      <w:pPr>
        <w:pStyle w:val="NormalWeb"/>
        <w:ind w:firstLine="720"/>
        <w:jc w:val="both"/>
      </w:pPr>
      <w:r>
        <w:t>Овие користат статистички и машински модели за да откријат отстапување од нормалното однесување во мрежата. Овој тип системи е способен да препознае и нови напади.</w:t>
      </w:r>
    </w:p>
    <w:p w14:paraId="6D7194EA" w14:textId="77777777" w:rsidR="005C7E7C" w:rsidRDefault="005C7E7C" w:rsidP="005C7E7C">
      <w:pPr>
        <w:pStyle w:val="NormalWeb"/>
        <w:jc w:val="both"/>
      </w:pPr>
      <w:r>
        <w:t xml:space="preserve">Во научната литература, последната деценија е доминирана од моделите на </w:t>
      </w:r>
      <w:r>
        <w:rPr>
          <w:rStyle w:val="Strong"/>
        </w:rPr>
        <w:t>машинско учење и длабоко учење</w:t>
      </w:r>
      <w:r>
        <w:t>, бидејќи:</w:t>
      </w:r>
    </w:p>
    <w:p w14:paraId="396AD895" w14:textId="77777777" w:rsidR="005C7E7C" w:rsidRDefault="005C7E7C" w:rsidP="005C7E7C">
      <w:pPr>
        <w:pStyle w:val="NormalWeb"/>
        <w:numPr>
          <w:ilvl w:val="0"/>
          <w:numId w:val="28"/>
        </w:numPr>
      </w:pPr>
      <w:r>
        <w:t>обработуваат големи количини мрежни податоци,</w:t>
      </w:r>
    </w:p>
    <w:p w14:paraId="5303A478" w14:textId="77777777" w:rsidR="005C7E7C" w:rsidRDefault="005C7E7C" w:rsidP="005C7E7C">
      <w:pPr>
        <w:pStyle w:val="NormalWeb"/>
        <w:numPr>
          <w:ilvl w:val="0"/>
          <w:numId w:val="28"/>
        </w:numPr>
      </w:pPr>
      <w:r>
        <w:t>автоматски ги извлекуваат релевантните карактеристики,</w:t>
      </w:r>
    </w:p>
    <w:p w14:paraId="4DC96F5A" w14:textId="77777777" w:rsidR="005C7E7C" w:rsidRDefault="005C7E7C" w:rsidP="005C7E7C">
      <w:pPr>
        <w:pStyle w:val="NormalWeb"/>
        <w:numPr>
          <w:ilvl w:val="0"/>
          <w:numId w:val="28"/>
        </w:numPr>
      </w:pPr>
      <w:r>
        <w:t>постигнуваат висока точност при класификација,</w:t>
      </w:r>
    </w:p>
    <w:p w14:paraId="43C1AEC8" w14:textId="77777777" w:rsidR="005C7E7C" w:rsidRDefault="005C7E7C" w:rsidP="005C7E7C">
      <w:pPr>
        <w:pStyle w:val="NormalWeb"/>
        <w:numPr>
          <w:ilvl w:val="0"/>
          <w:numId w:val="28"/>
        </w:numPr>
      </w:pPr>
      <w:r>
        <w:t>можат да детектираат напади во реално време.</w:t>
      </w:r>
    </w:p>
    <w:p w14:paraId="785AF563" w14:textId="77777777" w:rsidR="005C7E7C" w:rsidRDefault="005C7E7C" w:rsidP="005C7E7C">
      <w:pPr>
        <w:pStyle w:val="NormalWeb"/>
      </w:pPr>
      <w:r>
        <w:t>Некои од најкористените модели во областа се:</w:t>
      </w:r>
    </w:p>
    <w:p w14:paraId="5484C2C9" w14:textId="77777777" w:rsidR="005C7E7C" w:rsidRDefault="005C7E7C" w:rsidP="005C7E7C">
      <w:pPr>
        <w:pStyle w:val="NormalWeb"/>
        <w:numPr>
          <w:ilvl w:val="0"/>
          <w:numId w:val="29"/>
        </w:numPr>
      </w:pPr>
      <w:r>
        <w:rPr>
          <w:rStyle w:val="Strong"/>
        </w:rPr>
        <w:t>Decision Trees</w:t>
      </w:r>
      <w:r>
        <w:t xml:space="preserve"> – брзи и интерпретабилни модели.</w:t>
      </w:r>
    </w:p>
    <w:p w14:paraId="0431818C" w14:textId="77777777" w:rsidR="005C7E7C" w:rsidRDefault="005C7E7C" w:rsidP="005C7E7C">
      <w:pPr>
        <w:pStyle w:val="NormalWeb"/>
        <w:numPr>
          <w:ilvl w:val="0"/>
          <w:numId w:val="29"/>
        </w:numPr>
      </w:pPr>
      <w:r>
        <w:rPr>
          <w:rStyle w:val="Strong"/>
        </w:rPr>
        <w:t>Random Forest</w:t>
      </w:r>
      <w:r>
        <w:t xml:space="preserve"> – ансамбл модел кој дава стабилни резултати.</w:t>
      </w:r>
    </w:p>
    <w:p w14:paraId="7A439A3E" w14:textId="77777777" w:rsidR="005C7E7C" w:rsidRDefault="005C7E7C" w:rsidP="005C7E7C">
      <w:pPr>
        <w:pStyle w:val="NormalWeb"/>
        <w:numPr>
          <w:ilvl w:val="0"/>
          <w:numId w:val="29"/>
        </w:numPr>
      </w:pPr>
      <w:r>
        <w:rPr>
          <w:rStyle w:val="Strong"/>
        </w:rPr>
        <w:t>Logistic Regression</w:t>
      </w:r>
      <w:r>
        <w:t xml:space="preserve"> – базичен, но многу ефикасен линеарен класификатор.</w:t>
      </w:r>
    </w:p>
    <w:p w14:paraId="0E813A2E" w14:textId="77777777" w:rsidR="005C7E7C" w:rsidRDefault="005C7E7C" w:rsidP="005C7E7C">
      <w:pPr>
        <w:pStyle w:val="NormalWeb"/>
        <w:numPr>
          <w:ilvl w:val="0"/>
          <w:numId w:val="29"/>
        </w:numPr>
      </w:pPr>
      <w:r>
        <w:rPr>
          <w:rStyle w:val="Strong"/>
        </w:rPr>
        <w:lastRenderedPageBreak/>
        <w:t>Neural Networks (MLP)</w:t>
      </w:r>
      <w:r>
        <w:t xml:space="preserve"> – модел кој може да фати комплексни нелинеарни односи.</w:t>
      </w:r>
    </w:p>
    <w:p w14:paraId="0EA1C1B8" w14:textId="77777777" w:rsidR="005C7E7C" w:rsidRDefault="005C7E7C" w:rsidP="005C7E7C">
      <w:pPr>
        <w:pStyle w:val="NormalWeb"/>
        <w:jc w:val="both"/>
      </w:pPr>
      <w:r>
        <w:t>Истражувањата покажуваат дека комбинацијата од добар ETL процес, добро означен датасет и правилен избор на модел може да доведе до точност и над 95%.</w:t>
      </w:r>
    </w:p>
    <w:p w14:paraId="6E915C80" w14:textId="77777777" w:rsidR="002D0BCF" w:rsidRPr="00292747" w:rsidRDefault="002D0BCF" w:rsidP="002F09F0">
      <w:pPr>
        <w:rPr>
          <w:rFonts w:ascii="Times New Roman" w:hAnsi="Times New Roman"/>
          <w:b/>
          <w:lang w:val="mk-MK"/>
        </w:rPr>
      </w:pPr>
    </w:p>
    <w:p w14:paraId="59967E3A" w14:textId="77777777" w:rsidR="002D0BCF" w:rsidRPr="00292747" w:rsidRDefault="002D0BCF" w:rsidP="002F09F0">
      <w:pPr>
        <w:rPr>
          <w:rFonts w:ascii="Times New Roman" w:hAnsi="Times New Roman"/>
          <w:b/>
          <w:lang w:val="mk-MK"/>
        </w:rPr>
      </w:pPr>
    </w:p>
    <w:p w14:paraId="7D756E47" w14:textId="77777777" w:rsidR="00860CCB" w:rsidRPr="00860CCB" w:rsidRDefault="002D0BCF" w:rsidP="00860CCB">
      <w:pPr>
        <w:pStyle w:val="Heading1"/>
        <w:jc w:val="left"/>
        <w:rPr>
          <w:rFonts w:ascii="Times New Roman" w:hAnsi="Times New Roman"/>
          <w:i w:val="0"/>
          <w:iCs/>
          <w:sz w:val="24"/>
          <w:szCs w:val="21"/>
          <w:lang w:val="mk-MK"/>
        </w:rPr>
      </w:pPr>
      <w:bookmarkStart w:id="28" w:name="_Toc216135895"/>
      <w:r w:rsidRPr="00860CCB">
        <w:rPr>
          <w:rFonts w:ascii="Times New Roman" w:hAnsi="Times New Roman"/>
          <w:i w:val="0"/>
          <w:iCs/>
          <w:sz w:val="24"/>
          <w:szCs w:val="21"/>
          <w:lang w:val="mk-MK"/>
        </w:rPr>
        <w:t xml:space="preserve">3. </w:t>
      </w:r>
      <w:r w:rsidR="00860CCB" w:rsidRPr="00860CCB">
        <w:rPr>
          <w:rStyle w:val="Strong"/>
          <w:b/>
          <w:bCs w:val="0"/>
          <w:i w:val="0"/>
          <w:iCs/>
          <w:sz w:val="24"/>
          <w:szCs w:val="21"/>
        </w:rPr>
        <w:t xml:space="preserve"> Теоретска основа и објаснување на проектот</w:t>
      </w:r>
      <w:bookmarkEnd w:id="28"/>
    </w:p>
    <w:p w14:paraId="1D1499A0" w14:textId="77777777" w:rsidR="00860CCB" w:rsidRPr="00860CCB" w:rsidRDefault="00860CCB" w:rsidP="00860CCB">
      <w:pPr>
        <w:pStyle w:val="Heading2"/>
        <w:rPr>
          <w:sz w:val="24"/>
          <w:szCs w:val="24"/>
        </w:rPr>
      </w:pPr>
      <w:bookmarkStart w:id="29" w:name="_Toc216135896"/>
      <w:r w:rsidRPr="00860CCB">
        <w:rPr>
          <w:rStyle w:val="Strong"/>
          <w:b/>
          <w:bCs w:val="0"/>
          <w:sz w:val="24"/>
          <w:szCs w:val="24"/>
        </w:rPr>
        <w:t>3.1 Опис на NSL-KDD датасетот</w:t>
      </w:r>
      <w:bookmarkEnd w:id="29"/>
    </w:p>
    <w:p w14:paraId="3A563E1B" w14:textId="53151403" w:rsidR="00860CCB" w:rsidRDefault="00531B62" w:rsidP="00A642B6">
      <w:pPr>
        <w:pStyle w:val="NormalWeb"/>
        <w:jc w:val="both"/>
      </w:pPr>
      <w:r w:rsidRPr="00860CCB">
        <w:rPr>
          <w:rStyle w:val="Strong"/>
          <w:b w:val="0"/>
          <w:bCs w:val="0"/>
        </w:rPr>
        <w:t>NSL-KDD датасетот</w:t>
      </w:r>
      <w:r w:rsidR="00860CCB">
        <w:t xml:space="preserve"> е широко користен во истражувања за IDS затоа што содржи:</w:t>
      </w:r>
    </w:p>
    <w:p w14:paraId="19996761" w14:textId="77777777" w:rsidR="00860CCB" w:rsidRDefault="00860CCB" w:rsidP="00860CCB">
      <w:pPr>
        <w:pStyle w:val="NormalWeb"/>
        <w:numPr>
          <w:ilvl w:val="0"/>
          <w:numId w:val="19"/>
        </w:numPr>
      </w:pPr>
      <w:r>
        <w:t>41 карактеристика за секој мрежен запис</w:t>
      </w:r>
    </w:p>
    <w:p w14:paraId="2D1FB859" w14:textId="77777777" w:rsidR="00860CCB" w:rsidRDefault="00860CCB" w:rsidP="00860CCB">
      <w:pPr>
        <w:pStyle w:val="NormalWeb"/>
        <w:numPr>
          <w:ilvl w:val="0"/>
          <w:numId w:val="19"/>
        </w:numPr>
      </w:pPr>
      <w:r>
        <w:t>категоријални атрибути (protocol_type, service, flag)</w:t>
      </w:r>
    </w:p>
    <w:p w14:paraId="34F00C71" w14:textId="77777777" w:rsidR="00860CCB" w:rsidRDefault="00860CCB" w:rsidP="00860CCB">
      <w:pPr>
        <w:pStyle w:val="NormalWeb"/>
        <w:numPr>
          <w:ilvl w:val="0"/>
          <w:numId w:val="19"/>
        </w:numPr>
      </w:pPr>
      <w:r>
        <w:t>нумерички атрибути за број на пакети, грешки, фреквенции итн.</w:t>
      </w:r>
    </w:p>
    <w:p w14:paraId="781A2A48" w14:textId="77777777" w:rsidR="00860CCB" w:rsidRDefault="00860CCB" w:rsidP="00860CCB">
      <w:pPr>
        <w:pStyle w:val="NormalWeb"/>
        <w:numPr>
          <w:ilvl w:val="0"/>
          <w:numId w:val="19"/>
        </w:numPr>
      </w:pPr>
      <w:r>
        <w:t>повеќе типови на напади (DoS, Probe, R2L, U2R)</w:t>
      </w:r>
    </w:p>
    <w:p w14:paraId="1ED50731" w14:textId="77777777" w:rsidR="00860CCB" w:rsidRDefault="00860CCB" w:rsidP="00860CCB">
      <w:pPr>
        <w:pStyle w:val="NormalWeb"/>
      </w:pPr>
      <w:r>
        <w:t xml:space="preserve">Користени се датотеките </w:t>
      </w:r>
      <w:r>
        <w:rPr>
          <w:rStyle w:val="Strong"/>
        </w:rPr>
        <w:t>KDDTrain+</w:t>
      </w:r>
      <w:r>
        <w:t xml:space="preserve"> и </w:t>
      </w:r>
      <w:r>
        <w:rPr>
          <w:rStyle w:val="Strong"/>
        </w:rPr>
        <w:t>KDDTest+</w:t>
      </w:r>
      <w:r>
        <w:t>.</w:t>
      </w:r>
    </w:p>
    <w:p w14:paraId="6D81A02A" w14:textId="77777777" w:rsidR="00860CCB" w:rsidRDefault="00860CCB" w:rsidP="00860CCB">
      <w:pPr>
        <w:pStyle w:val="NormalWeb"/>
      </w:pPr>
      <w:r>
        <w:t xml:space="preserve">Датасетот содржи колона </w:t>
      </w:r>
      <w:r>
        <w:rPr>
          <w:rStyle w:val="Strong"/>
        </w:rPr>
        <w:t>label</w:t>
      </w:r>
      <w:r>
        <w:t>, која ја претворивме во бинарна класа:</w:t>
      </w:r>
    </w:p>
    <w:p w14:paraId="20EA6265" w14:textId="77777777" w:rsidR="00860CCB" w:rsidRDefault="00860CCB" w:rsidP="00860CCB">
      <w:pPr>
        <w:pStyle w:val="NormalWeb"/>
        <w:numPr>
          <w:ilvl w:val="0"/>
          <w:numId w:val="20"/>
        </w:numPr>
      </w:pPr>
      <w:r>
        <w:rPr>
          <w:rStyle w:val="HTMLCode"/>
        </w:rPr>
        <w:t>"normal"</w:t>
      </w:r>
      <w:r>
        <w:t xml:space="preserve"> → 0</w:t>
      </w:r>
    </w:p>
    <w:p w14:paraId="5ACD8F56" w14:textId="77777777" w:rsidR="00860CCB" w:rsidRDefault="00860CCB" w:rsidP="00860CCB">
      <w:pPr>
        <w:pStyle w:val="NormalWeb"/>
        <w:numPr>
          <w:ilvl w:val="0"/>
          <w:numId w:val="20"/>
        </w:numPr>
      </w:pPr>
      <w:r>
        <w:t>сите други (напади) → 1</w:t>
      </w:r>
    </w:p>
    <w:p w14:paraId="1B00BD7F" w14:textId="77777777" w:rsidR="00860CCB" w:rsidRDefault="00860CCB" w:rsidP="00860CCB">
      <w:pPr>
        <w:pStyle w:val="NormalWeb"/>
      </w:pPr>
      <w:r>
        <w:t xml:space="preserve">Ова овозможува моделите да решаваат </w:t>
      </w:r>
      <w:r>
        <w:rPr>
          <w:rStyle w:val="Strong"/>
        </w:rPr>
        <w:t>бинарна класификација: нормален vs. напад</w:t>
      </w:r>
      <w:r>
        <w:t>.</w:t>
      </w:r>
    </w:p>
    <w:p w14:paraId="06727028" w14:textId="77777777" w:rsidR="00860CCB" w:rsidRPr="00A642B6" w:rsidRDefault="00860CCB" w:rsidP="00A642B6">
      <w:pPr>
        <w:pStyle w:val="Heading2"/>
        <w:rPr>
          <w:sz w:val="24"/>
          <w:szCs w:val="10"/>
        </w:rPr>
      </w:pPr>
      <w:bookmarkStart w:id="30" w:name="_Toc216135897"/>
      <w:r w:rsidRPr="00A642B6">
        <w:rPr>
          <w:rStyle w:val="Strong"/>
          <w:b/>
          <w:bCs w:val="0"/>
          <w:sz w:val="24"/>
          <w:szCs w:val="10"/>
        </w:rPr>
        <w:t>3.2 Зошто е потребно да се именуваат колоните?</w:t>
      </w:r>
      <w:bookmarkEnd w:id="30"/>
    </w:p>
    <w:p w14:paraId="6F4558CA" w14:textId="77777777" w:rsidR="00860CCB" w:rsidRDefault="00860CCB" w:rsidP="00A642B6">
      <w:pPr>
        <w:pStyle w:val="NormalWeb"/>
      </w:pPr>
      <w:r>
        <w:t>Оригиналниот датасет нема header (нема имиња на колони).</w:t>
      </w:r>
      <w:r>
        <w:br/>
        <w:t>Без правилно име</w:t>
      </w:r>
      <w:r w:rsidR="00A642B6">
        <w:rPr>
          <w:lang w:val="mk-MK"/>
        </w:rPr>
        <w:t>нува</w:t>
      </w:r>
      <w:r>
        <w:t>ње:</w:t>
      </w:r>
    </w:p>
    <w:p w14:paraId="526C284E" w14:textId="77777777" w:rsidR="00860CCB" w:rsidRDefault="00860CCB" w:rsidP="00860CCB">
      <w:pPr>
        <w:pStyle w:val="NormalWeb"/>
        <w:numPr>
          <w:ilvl w:val="0"/>
          <w:numId w:val="21"/>
        </w:numPr>
      </w:pPr>
      <w:r>
        <w:t>Pandas не може да ги идентификува карактеристиките</w:t>
      </w:r>
    </w:p>
    <w:p w14:paraId="1A5319F8" w14:textId="77777777" w:rsidR="00860CCB" w:rsidRDefault="00860CCB" w:rsidP="00860CCB">
      <w:pPr>
        <w:pStyle w:val="NormalWeb"/>
        <w:numPr>
          <w:ilvl w:val="0"/>
          <w:numId w:val="21"/>
        </w:numPr>
      </w:pPr>
      <w:r>
        <w:t>машинското учење не знае кои колони се категоријални, а кои нумерички</w:t>
      </w:r>
    </w:p>
    <w:p w14:paraId="01180C93" w14:textId="77777777" w:rsidR="00860CCB" w:rsidRDefault="00860CCB" w:rsidP="00860CCB">
      <w:pPr>
        <w:pStyle w:val="NormalWeb"/>
        <w:numPr>
          <w:ilvl w:val="0"/>
          <w:numId w:val="21"/>
        </w:numPr>
      </w:pPr>
      <w:r>
        <w:t>ColumnTransformer не може да оддели One-Hot encoding од scaling</w:t>
      </w:r>
    </w:p>
    <w:p w14:paraId="12A70FD7" w14:textId="77777777" w:rsidR="00860CCB" w:rsidRDefault="00860CCB" w:rsidP="00A642B6">
      <w:pPr>
        <w:pStyle w:val="NormalWeb"/>
        <w:jc w:val="both"/>
      </w:pPr>
      <w:r>
        <w:t xml:space="preserve">Со именување на колоните, се обезбедува </w:t>
      </w:r>
      <w:r>
        <w:rPr>
          <w:rStyle w:val="Strong"/>
        </w:rPr>
        <w:t>структуриран input</w:t>
      </w:r>
      <w:r>
        <w:t xml:space="preserve"> погоден за обработка.</w:t>
      </w:r>
    </w:p>
    <w:p w14:paraId="2E175392" w14:textId="77777777" w:rsidR="00860CCB" w:rsidRPr="00A642B6" w:rsidRDefault="00860CCB" w:rsidP="00A642B6">
      <w:pPr>
        <w:pStyle w:val="Heading2"/>
        <w:rPr>
          <w:sz w:val="24"/>
          <w:szCs w:val="10"/>
        </w:rPr>
      </w:pPr>
      <w:bookmarkStart w:id="31" w:name="_Toc216135898"/>
      <w:r w:rsidRPr="00A642B6">
        <w:rPr>
          <w:rStyle w:val="Strong"/>
          <w:b/>
          <w:bCs w:val="0"/>
          <w:sz w:val="24"/>
          <w:szCs w:val="10"/>
        </w:rPr>
        <w:t>3.3 Претпроцесирање (Feature Engineering)</w:t>
      </w:r>
      <w:bookmarkEnd w:id="31"/>
    </w:p>
    <w:p w14:paraId="4FEDCA50" w14:textId="77777777" w:rsidR="00860CCB" w:rsidRDefault="00860CCB" w:rsidP="00860CCB">
      <w:pPr>
        <w:pStyle w:val="NormalWeb"/>
      </w:pPr>
      <w:r>
        <w:t>Ги поделивме карактеристиките на:</w:t>
      </w:r>
    </w:p>
    <w:p w14:paraId="70773F15" w14:textId="77777777" w:rsidR="00860CCB" w:rsidRPr="00A642B6" w:rsidRDefault="00860CCB" w:rsidP="00A642B6">
      <w:pPr>
        <w:pStyle w:val="Heading4"/>
        <w:jc w:val="left"/>
        <w:rPr>
          <w:sz w:val="24"/>
          <w:szCs w:val="13"/>
        </w:rPr>
      </w:pPr>
      <w:r w:rsidRPr="00A642B6">
        <w:rPr>
          <w:rStyle w:val="Strong"/>
          <w:sz w:val="24"/>
          <w:szCs w:val="13"/>
        </w:rPr>
        <w:t>Категоријални</w:t>
      </w:r>
    </w:p>
    <w:p w14:paraId="29BBECE2" w14:textId="77777777" w:rsidR="00860CCB" w:rsidRDefault="00860CCB" w:rsidP="00860CCB">
      <w:pPr>
        <w:pStyle w:val="NormalWeb"/>
        <w:numPr>
          <w:ilvl w:val="0"/>
          <w:numId w:val="22"/>
        </w:numPr>
      </w:pPr>
      <w:r>
        <w:t>protocol_type</w:t>
      </w:r>
    </w:p>
    <w:p w14:paraId="297B7571" w14:textId="77777777" w:rsidR="00860CCB" w:rsidRDefault="00860CCB" w:rsidP="00860CCB">
      <w:pPr>
        <w:pStyle w:val="NormalWeb"/>
        <w:numPr>
          <w:ilvl w:val="0"/>
          <w:numId w:val="22"/>
        </w:numPr>
      </w:pPr>
      <w:r>
        <w:t>service</w:t>
      </w:r>
    </w:p>
    <w:p w14:paraId="005533A4" w14:textId="77777777" w:rsidR="00860CCB" w:rsidRDefault="00860CCB" w:rsidP="00860CCB">
      <w:pPr>
        <w:pStyle w:val="NormalWeb"/>
        <w:numPr>
          <w:ilvl w:val="0"/>
          <w:numId w:val="22"/>
        </w:numPr>
      </w:pPr>
      <w:r>
        <w:t>flag</w:t>
      </w:r>
    </w:p>
    <w:p w14:paraId="5FAAC7E8" w14:textId="77777777" w:rsidR="00860CCB" w:rsidRDefault="00860CCB" w:rsidP="00A642B6">
      <w:pPr>
        <w:pStyle w:val="NormalWeb"/>
        <w:jc w:val="both"/>
      </w:pPr>
      <w:r>
        <w:t xml:space="preserve">Овие колони се трансформираат со </w:t>
      </w:r>
      <w:r>
        <w:rPr>
          <w:rStyle w:val="Strong"/>
        </w:rPr>
        <w:t>OneHotEncoder(handle_unknown='ignore')</w:t>
      </w:r>
      <w:r>
        <w:t>, со што моделот може да обработува unseen категории во тест сетот.</w:t>
      </w:r>
    </w:p>
    <w:p w14:paraId="35C40B5D" w14:textId="77777777" w:rsidR="00860CCB" w:rsidRPr="00A642B6" w:rsidRDefault="00860CCB" w:rsidP="00A642B6">
      <w:pPr>
        <w:pStyle w:val="Heading4"/>
        <w:jc w:val="left"/>
        <w:rPr>
          <w:sz w:val="24"/>
          <w:szCs w:val="13"/>
        </w:rPr>
      </w:pPr>
      <w:r w:rsidRPr="00A642B6">
        <w:rPr>
          <w:rStyle w:val="Strong"/>
          <w:sz w:val="24"/>
          <w:szCs w:val="13"/>
        </w:rPr>
        <w:lastRenderedPageBreak/>
        <w:t>Нумерички</w:t>
      </w:r>
    </w:p>
    <w:p w14:paraId="3CF4CF38" w14:textId="77777777" w:rsidR="00860CCB" w:rsidRDefault="00860CCB" w:rsidP="00860CCB">
      <w:pPr>
        <w:pStyle w:val="NormalWeb"/>
      </w:pPr>
      <w:r>
        <w:t>Сите останати колони.</w:t>
      </w:r>
      <w:r>
        <w:br/>
        <w:t>На нив се применува:</w:t>
      </w:r>
    </w:p>
    <w:p w14:paraId="16BE686B" w14:textId="77777777" w:rsidR="00860CCB" w:rsidRDefault="00860CCB" w:rsidP="00860CCB">
      <w:pPr>
        <w:pStyle w:val="NormalWeb"/>
        <w:numPr>
          <w:ilvl w:val="0"/>
          <w:numId w:val="23"/>
        </w:numPr>
      </w:pPr>
      <w:r>
        <w:t>StandardScaler()</w:t>
      </w:r>
    </w:p>
    <w:p w14:paraId="21B898E1" w14:textId="77777777" w:rsidR="00860CCB" w:rsidRDefault="00860CCB" w:rsidP="00860CCB">
      <w:pPr>
        <w:pStyle w:val="NormalWeb"/>
        <w:numPr>
          <w:ilvl w:val="0"/>
          <w:numId w:val="23"/>
        </w:numPr>
      </w:pPr>
      <w:r>
        <w:t>опционално и SimpleImputer() за чистење NaN вредности</w:t>
      </w:r>
    </w:p>
    <w:p w14:paraId="41CDB892" w14:textId="77777777" w:rsidR="00860CCB" w:rsidRDefault="00860CCB" w:rsidP="00A642B6">
      <w:pPr>
        <w:pStyle w:val="NormalWeb"/>
        <w:jc w:val="both"/>
      </w:pPr>
      <w:r>
        <w:t>Овој пристап е современ стандард бидејќи ги подготвува податоците за секој ML модел.</w:t>
      </w:r>
    </w:p>
    <w:p w14:paraId="0C2E81CC" w14:textId="77777777" w:rsidR="00860CCB" w:rsidRPr="00A642B6" w:rsidRDefault="00860CCB" w:rsidP="00A642B6">
      <w:pPr>
        <w:pStyle w:val="Heading2"/>
        <w:rPr>
          <w:sz w:val="24"/>
          <w:szCs w:val="10"/>
        </w:rPr>
      </w:pPr>
      <w:bookmarkStart w:id="32" w:name="_Toc216135899"/>
      <w:r w:rsidRPr="00A642B6">
        <w:rPr>
          <w:rStyle w:val="Strong"/>
          <w:b/>
          <w:bCs w:val="0"/>
          <w:sz w:val="24"/>
          <w:szCs w:val="10"/>
        </w:rPr>
        <w:t>3.4 Машинско учење – користени модели</w:t>
      </w:r>
      <w:bookmarkEnd w:id="32"/>
    </w:p>
    <w:p w14:paraId="6F3630E5" w14:textId="77777777" w:rsidR="00860CCB" w:rsidRDefault="00860CCB" w:rsidP="00860CCB">
      <w:pPr>
        <w:pStyle w:val="NormalWeb"/>
      </w:pPr>
      <w:r>
        <w:t>Проектот опфаќа повеќе модели:</w:t>
      </w:r>
    </w:p>
    <w:p w14:paraId="0CFEAD77" w14:textId="77777777" w:rsidR="00860CCB" w:rsidRDefault="00860CCB" w:rsidP="00860CCB">
      <w:pPr>
        <w:pStyle w:val="NormalWeb"/>
        <w:numPr>
          <w:ilvl w:val="0"/>
          <w:numId w:val="24"/>
        </w:numPr>
      </w:pPr>
      <w:r>
        <w:rPr>
          <w:rStyle w:val="Strong"/>
        </w:rPr>
        <w:t>Decision Tree Classifier</w:t>
      </w:r>
    </w:p>
    <w:p w14:paraId="215173D7" w14:textId="77777777" w:rsidR="00860CCB" w:rsidRDefault="00860CCB" w:rsidP="00860CCB">
      <w:pPr>
        <w:pStyle w:val="NormalWeb"/>
        <w:numPr>
          <w:ilvl w:val="0"/>
          <w:numId w:val="24"/>
        </w:numPr>
      </w:pPr>
      <w:r>
        <w:rPr>
          <w:rStyle w:val="Strong"/>
        </w:rPr>
        <w:t>Random Forest Classifier</w:t>
      </w:r>
    </w:p>
    <w:p w14:paraId="4CD5CF21" w14:textId="77777777" w:rsidR="00860CCB" w:rsidRDefault="00860CCB" w:rsidP="00860CCB">
      <w:pPr>
        <w:pStyle w:val="NormalWeb"/>
        <w:numPr>
          <w:ilvl w:val="0"/>
          <w:numId w:val="24"/>
        </w:numPr>
      </w:pPr>
      <w:r>
        <w:rPr>
          <w:rStyle w:val="Strong"/>
        </w:rPr>
        <w:t>Logistic Regression</w:t>
      </w:r>
    </w:p>
    <w:p w14:paraId="4177FE87" w14:textId="77777777" w:rsidR="00860CCB" w:rsidRDefault="00860CCB" w:rsidP="00860CCB">
      <w:pPr>
        <w:pStyle w:val="NormalWeb"/>
        <w:numPr>
          <w:ilvl w:val="0"/>
          <w:numId w:val="24"/>
        </w:numPr>
      </w:pPr>
      <w:r>
        <w:rPr>
          <w:rStyle w:val="Strong"/>
        </w:rPr>
        <w:t>MLP Neural Network (Multilayer Perceptron)</w:t>
      </w:r>
    </w:p>
    <w:p w14:paraId="336C5D35" w14:textId="77777777" w:rsidR="00860CCB" w:rsidRDefault="00860CCB" w:rsidP="00860CCB">
      <w:pPr>
        <w:pStyle w:val="NormalWeb"/>
      </w:pPr>
      <w:r>
        <w:t>Секој модел се тренира со ист pipeline, а резултатите се споредуваат преку:</w:t>
      </w:r>
    </w:p>
    <w:p w14:paraId="5F407DC3" w14:textId="03FA839D" w:rsidR="00860CCB" w:rsidRDefault="0054623D" w:rsidP="00860CCB">
      <w:pPr>
        <w:pStyle w:val="NormalWeb"/>
        <w:numPr>
          <w:ilvl w:val="0"/>
          <w:numId w:val="25"/>
        </w:numPr>
      </w:pPr>
      <w:r>
        <w:t>A</w:t>
      </w:r>
      <w:r w:rsidR="00860CCB">
        <w:t>ccuracy</w:t>
      </w:r>
      <w:ins w:id="33" w:author="Blagoj Ristevski" w:date="2026-03-01T21:46:00Z">
        <w:r>
          <w:rPr>
            <w:lang w:val="mk-MK"/>
          </w:rPr>
          <w:t xml:space="preserve"> и на македонски</w:t>
        </w:r>
      </w:ins>
    </w:p>
    <w:p w14:paraId="482594EE" w14:textId="77777777" w:rsidR="00860CCB" w:rsidRDefault="00860CCB" w:rsidP="00860CCB">
      <w:pPr>
        <w:pStyle w:val="NormalWeb"/>
        <w:numPr>
          <w:ilvl w:val="0"/>
          <w:numId w:val="25"/>
        </w:numPr>
      </w:pPr>
      <w:r>
        <w:t>precision, recall, F1-score</w:t>
      </w:r>
    </w:p>
    <w:p w14:paraId="64CF484C" w14:textId="77777777" w:rsidR="00860CCB" w:rsidRDefault="00860CCB" w:rsidP="00860CCB">
      <w:pPr>
        <w:pStyle w:val="NormalWeb"/>
        <w:numPr>
          <w:ilvl w:val="0"/>
          <w:numId w:val="25"/>
        </w:numPr>
      </w:pPr>
      <w:r>
        <w:t>конфузиони матрици</w:t>
      </w:r>
    </w:p>
    <w:p w14:paraId="7F1583A4" w14:textId="77777777" w:rsidR="00860CCB" w:rsidRDefault="00860CCB" w:rsidP="00860CCB">
      <w:pPr>
        <w:pStyle w:val="NormalWeb"/>
        <w:numPr>
          <w:ilvl w:val="0"/>
          <w:numId w:val="25"/>
        </w:numPr>
      </w:pPr>
      <w:r>
        <w:t>визуелизации</w:t>
      </w:r>
    </w:p>
    <w:p w14:paraId="77682A54" w14:textId="77777777" w:rsidR="00860CCB" w:rsidRDefault="00860CCB" w:rsidP="00860CCB">
      <w:pPr>
        <w:pStyle w:val="NormalWeb"/>
      </w:pPr>
      <w:r>
        <w:t>Ова овозможува анализа кој модел најдобро детектира напади.</w:t>
      </w:r>
    </w:p>
    <w:p w14:paraId="722CCD2D" w14:textId="77777777" w:rsidR="00860CCB" w:rsidRPr="00A642B6" w:rsidRDefault="00860CCB" w:rsidP="00A642B6">
      <w:pPr>
        <w:pStyle w:val="Heading2"/>
        <w:rPr>
          <w:sz w:val="24"/>
          <w:szCs w:val="24"/>
        </w:rPr>
      </w:pPr>
      <w:bookmarkStart w:id="34" w:name="_Toc216135900"/>
      <w:r w:rsidRPr="00A642B6">
        <w:rPr>
          <w:rStyle w:val="Strong"/>
          <w:b/>
          <w:bCs w:val="0"/>
          <w:sz w:val="24"/>
          <w:szCs w:val="24"/>
        </w:rPr>
        <w:t>3.5 Споредба на моделите</w:t>
      </w:r>
      <w:bookmarkEnd w:id="34"/>
    </w:p>
    <w:p w14:paraId="3BC83082" w14:textId="77777777" w:rsidR="00860CCB" w:rsidRDefault="00860CCB" w:rsidP="00860CCB">
      <w:pPr>
        <w:pStyle w:val="NormalWeb"/>
      </w:pPr>
      <w:r>
        <w:t>Со користење на ист сет услови и preprocessing, се покажува:</w:t>
      </w:r>
    </w:p>
    <w:p w14:paraId="09F9BA21" w14:textId="77777777" w:rsidR="00860CCB" w:rsidRDefault="00860CCB" w:rsidP="00860CCB">
      <w:pPr>
        <w:pStyle w:val="NormalWeb"/>
        <w:numPr>
          <w:ilvl w:val="0"/>
          <w:numId w:val="26"/>
        </w:numPr>
      </w:pPr>
      <w:r>
        <w:t>Random Forest најчесто дава највисока точност</w:t>
      </w:r>
    </w:p>
    <w:p w14:paraId="4C6641BB" w14:textId="77777777" w:rsidR="00860CCB" w:rsidRDefault="00860CCB" w:rsidP="00860CCB">
      <w:pPr>
        <w:pStyle w:val="NormalWeb"/>
        <w:numPr>
          <w:ilvl w:val="0"/>
          <w:numId w:val="26"/>
        </w:numPr>
      </w:pPr>
      <w:r>
        <w:t>Logistic Regression е најбрз</w:t>
      </w:r>
    </w:p>
    <w:p w14:paraId="09F47030" w14:textId="77777777" w:rsidR="00860CCB" w:rsidRDefault="00860CCB" w:rsidP="00860CCB">
      <w:pPr>
        <w:pStyle w:val="NormalWeb"/>
        <w:numPr>
          <w:ilvl w:val="0"/>
          <w:numId w:val="26"/>
        </w:numPr>
      </w:pPr>
      <w:r>
        <w:t>Neural Network учи комплексни шаблони, но бара повеќе време</w:t>
      </w:r>
    </w:p>
    <w:p w14:paraId="01809F55" w14:textId="77777777" w:rsidR="00860CCB" w:rsidRDefault="00860CCB" w:rsidP="00860CCB">
      <w:pPr>
        <w:pStyle w:val="NormalWeb"/>
        <w:numPr>
          <w:ilvl w:val="0"/>
          <w:numId w:val="26"/>
        </w:numPr>
      </w:pPr>
      <w:r>
        <w:t>Decision Tree добар за интерпретабилност</w:t>
      </w:r>
    </w:p>
    <w:p w14:paraId="3E6D34B4" w14:textId="77777777" w:rsidR="00860CCB" w:rsidRPr="005C7E7C" w:rsidRDefault="00860CCB" w:rsidP="005C7E7C">
      <w:pPr>
        <w:pStyle w:val="Heading2"/>
        <w:rPr>
          <w:sz w:val="24"/>
          <w:szCs w:val="24"/>
        </w:rPr>
      </w:pPr>
      <w:bookmarkStart w:id="35" w:name="_Toc216135901"/>
      <w:r w:rsidRPr="005C7E7C">
        <w:rPr>
          <w:rStyle w:val="Strong"/>
          <w:b/>
          <w:bCs w:val="0"/>
          <w:sz w:val="24"/>
          <w:szCs w:val="24"/>
        </w:rPr>
        <w:t xml:space="preserve">3.6 </w:t>
      </w:r>
      <w:r w:rsidR="005C7E7C">
        <w:rPr>
          <w:rStyle w:val="Strong"/>
          <w:b/>
          <w:bCs w:val="0"/>
          <w:sz w:val="24"/>
          <w:szCs w:val="24"/>
          <w:lang w:val="mk-MK"/>
        </w:rPr>
        <w:t>Н</w:t>
      </w:r>
      <w:r w:rsidRPr="005C7E7C">
        <w:rPr>
          <w:rStyle w:val="Strong"/>
          <w:b/>
          <w:bCs w:val="0"/>
          <w:sz w:val="24"/>
          <w:szCs w:val="24"/>
        </w:rPr>
        <w:t>апредни техники</w:t>
      </w:r>
      <w:bookmarkEnd w:id="35"/>
      <w:r w:rsidRPr="005C7E7C">
        <w:rPr>
          <w:rStyle w:val="Strong"/>
          <w:b/>
          <w:bCs w:val="0"/>
          <w:sz w:val="24"/>
          <w:szCs w:val="24"/>
        </w:rPr>
        <w:t xml:space="preserve"> </w:t>
      </w:r>
    </w:p>
    <w:p w14:paraId="7E8BB966" w14:textId="77777777" w:rsidR="00860CCB" w:rsidRDefault="00860CCB" w:rsidP="00860CCB">
      <w:pPr>
        <w:pStyle w:val="NormalWeb"/>
        <w:numPr>
          <w:ilvl w:val="0"/>
          <w:numId w:val="27"/>
        </w:numPr>
      </w:pPr>
      <w:r>
        <w:t>multi-class класификација (типови на напади)</w:t>
      </w:r>
    </w:p>
    <w:p w14:paraId="51548BD1" w14:textId="77777777" w:rsidR="00860CCB" w:rsidRDefault="00860CCB" w:rsidP="00860CCB">
      <w:pPr>
        <w:pStyle w:val="NormalWeb"/>
        <w:numPr>
          <w:ilvl w:val="0"/>
          <w:numId w:val="27"/>
        </w:numPr>
      </w:pPr>
      <w:r>
        <w:t>hyperparameter tuning (GridSearchCV)</w:t>
      </w:r>
    </w:p>
    <w:p w14:paraId="3384C43E" w14:textId="77777777" w:rsidR="00860CCB" w:rsidRDefault="00860CCB" w:rsidP="00860CCB">
      <w:pPr>
        <w:pStyle w:val="NormalWeb"/>
        <w:numPr>
          <w:ilvl w:val="0"/>
          <w:numId w:val="27"/>
        </w:numPr>
      </w:pPr>
      <w:r>
        <w:t>ROC/AUC анализи</w:t>
      </w:r>
    </w:p>
    <w:p w14:paraId="076946E8" w14:textId="77777777" w:rsidR="00860CCB" w:rsidRDefault="00860CCB" w:rsidP="00860CCB">
      <w:pPr>
        <w:pStyle w:val="NormalWeb"/>
        <w:numPr>
          <w:ilvl w:val="0"/>
          <w:numId w:val="27"/>
        </w:numPr>
      </w:pPr>
      <w:r>
        <w:t>feature importance графици</w:t>
      </w:r>
    </w:p>
    <w:p w14:paraId="6CD1F796" w14:textId="77777777" w:rsidR="002D0BCF" w:rsidRPr="00292747" w:rsidRDefault="00860CCB" w:rsidP="005C7E7C">
      <w:pPr>
        <w:pStyle w:val="NormalWeb"/>
        <w:numPr>
          <w:ilvl w:val="0"/>
          <w:numId w:val="27"/>
        </w:numPr>
        <w:rPr>
          <w:b/>
          <w:lang w:val="mk-MK"/>
        </w:rPr>
      </w:pPr>
      <w:r>
        <w:t>зачувување и вчитување модели со joblib</w:t>
      </w:r>
    </w:p>
    <w:p w14:paraId="4E14365E" w14:textId="77777777" w:rsidR="003242EE" w:rsidRPr="00292747" w:rsidRDefault="003242EE" w:rsidP="002F09F0">
      <w:pPr>
        <w:rPr>
          <w:rFonts w:ascii="Times New Roman" w:hAnsi="Times New Roman"/>
          <w:b/>
          <w:lang w:val="mk-MK"/>
        </w:rPr>
      </w:pPr>
    </w:p>
    <w:p w14:paraId="78769E2B" w14:textId="77777777" w:rsidR="00631D81" w:rsidRPr="00292747" w:rsidRDefault="00631D81" w:rsidP="002F09F0">
      <w:pPr>
        <w:rPr>
          <w:rFonts w:ascii="Times New Roman" w:hAnsi="Times New Roman"/>
          <w:b/>
          <w:lang w:val="mk-MK"/>
        </w:rPr>
      </w:pPr>
    </w:p>
    <w:p w14:paraId="799ED8A5" w14:textId="77777777" w:rsidR="003B4B23" w:rsidRPr="003B4B23" w:rsidRDefault="003B4B23" w:rsidP="003B4B23">
      <w:pPr>
        <w:pStyle w:val="Heading1"/>
        <w:jc w:val="left"/>
        <w:rPr>
          <w:i w:val="0"/>
          <w:iCs/>
          <w:sz w:val="24"/>
          <w:szCs w:val="21"/>
        </w:rPr>
      </w:pPr>
      <w:bookmarkStart w:id="36" w:name="_Toc216135902"/>
      <w:r w:rsidRPr="003B4B23">
        <w:rPr>
          <w:i w:val="0"/>
          <w:iCs/>
          <w:sz w:val="24"/>
          <w:szCs w:val="21"/>
        </w:rPr>
        <w:lastRenderedPageBreak/>
        <w:t xml:space="preserve">4. </w:t>
      </w:r>
      <w:r w:rsidRPr="003B4B23">
        <w:rPr>
          <w:rStyle w:val="Strong"/>
          <w:b/>
          <w:bCs w:val="0"/>
          <w:i w:val="0"/>
          <w:iCs/>
          <w:sz w:val="24"/>
          <w:szCs w:val="21"/>
        </w:rPr>
        <w:t xml:space="preserve"> Код</w:t>
      </w:r>
      <w:bookmarkEnd w:id="36"/>
    </w:p>
    <w:p w14:paraId="5DEA2A0D" w14:textId="77777777" w:rsidR="003B4B23" w:rsidRPr="003B4B23" w:rsidRDefault="00E3183B" w:rsidP="003B4B23">
      <w:pPr>
        <w:pStyle w:val="Heading2"/>
        <w:rPr>
          <w:rStyle w:val="hljs-keyword"/>
          <w:sz w:val="24"/>
          <w:szCs w:val="10"/>
        </w:rPr>
      </w:pPr>
      <w:bookmarkStart w:id="37" w:name="_Toc216135903"/>
      <w:r>
        <w:rPr>
          <w:rStyle w:val="Strong"/>
          <w:b/>
          <w:bCs w:val="0"/>
          <w:sz w:val="24"/>
          <w:szCs w:val="10"/>
        </w:rPr>
        <w:t>4</w:t>
      </w:r>
      <w:r w:rsidR="003B4B23" w:rsidRPr="003B4B23">
        <w:rPr>
          <w:rStyle w:val="Strong"/>
          <w:b/>
          <w:bCs w:val="0"/>
          <w:sz w:val="24"/>
          <w:szCs w:val="10"/>
        </w:rPr>
        <w:t>.1. Вчитување на податоците</w:t>
      </w:r>
      <w:bookmarkEnd w:id="37"/>
    </w:p>
    <w:p w14:paraId="7B5C1527" w14:textId="77777777" w:rsidR="003B4B23" w:rsidRDefault="003B4B23" w:rsidP="003B4B23">
      <w:pPr>
        <w:pStyle w:val="HTMLPreformatted"/>
        <w:rPr>
          <w:rStyle w:val="hljs-keyword"/>
        </w:rPr>
      </w:pPr>
    </w:p>
    <w:p w14:paraId="16A4709B" w14:textId="77777777" w:rsidR="003B4B23" w:rsidRDefault="003B4B23" w:rsidP="003B4B23">
      <w:pPr>
        <w:pStyle w:val="HTMLPreformatted"/>
        <w:contextualSpacing/>
        <w:rPr>
          <w:rStyle w:val="HTMLCode"/>
        </w:rPr>
      </w:pPr>
      <w:r>
        <w:rPr>
          <w:rStyle w:val="hljs-keyword"/>
        </w:rPr>
        <w:t>import</w:t>
      </w:r>
      <w:r>
        <w:rPr>
          <w:rStyle w:val="HTMLCode"/>
        </w:rPr>
        <w:t xml:space="preserve"> pandas </w:t>
      </w:r>
      <w:r>
        <w:rPr>
          <w:rStyle w:val="hljs-keyword"/>
        </w:rPr>
        <w:t>as</w:t>
      </w:r>
      <w:r>
        <w:rPr>
          <w:rStyle w:val="HTMLCode"/>
        </w:rPr>
        <w:t xml:space="preserve"> pd</w:t>
      </w:r>
    </w:p>
    <w:p w14:paraId="3D80B277" w14:textId="77777777" w:rsidR="003B4B23" w:rsidRDefault="003B4B23" w:rsidP="003B4B23">
      <w:pPr>
        <w:pStyle w:val="HTMLPreformatted"/>
        <w:contextualSpacing/>
        <w:rPr>
          <w:rStyle w:val="HTMLCode"/>
        </w:rPr>
      </w:pPr>
    </w:p>
    <w:p w14:paraId="0D4B5600" w14:textId="77777777" w:rsidR="003B4B23" w:rsidRDefault="003B4B23" w:rsidP="003B4B23">
      <w:pPr>
        <w:pStyle w:val="HTMLPreformatted"/>
        <w:contextualSpacing/>
        <w:rPr>
          <w:rStyle w:val="HTMLCode"/>
        </w:rPr>
      </w:pPr>
      <w:r>
        <w:rPr>
          <w:rStyle w:val="HTMLCode"/>
        </w:rPr>
        <w:t>col_names = [</w:t>
      </w:r>
    </w:p>
    <w:p w14:paraId="1E2EFE84" w14:textId="77777777" w:rsidR="003B4B23" w:rsidRDefault="003B4B23" w:rsidP="003B4B23">
      <w:pPr>
        <w:pStyle w:val="HTMLPreformatted"/>
        <w:ind w:left="720"/>
        <w:contextualSpacing/>
        <w:rPr>
          <w:rStyle w:val="HTMLCode"/>
        </w:rPr>
      </w:pPr>
      <w:r>
        <w:rPr>
          <w:rStyle w:val="hljs-string"/>
        </w:rPr>
        <w:t>"duration"</w:t>
      </w:r>
      <w:r>
        <w:rPr>
          <w:rStyle w:val="HTMLCode"/>
        </w:rPr>
        <w:t xml:space="preserve">, </w:t>
      </w:r>
      <w:r>
        <w:rPr>
          <w:rStyle w:val="hljs-string"/>
        </w:rPr>
        <w:t>"protocol_type"</w:t>
      </w:r>
      <w:r>
        <w:rPr>
          <w:rStyle w:val="HTMLCode"/>
        </w:rPr>
        <w:t xml:space="preserve">, </w:t>
      </w:r>
      <w:r>
        <w:rPr>
          <w:rStyle w:val="hljs-string"/>
        </w:rPr>
        <w:t>"service"</w:t>
      </w:r>
      <w:r>
        <w:rPr>
          <w:rStyle w:val="HTMLCode"/>
        </w:rPr>
        <w:t xml:space="preserve">, </w:t>
      </w:r>
      <w:r>
        <w:rPr>
          <w:rStyle w:val="hljs-string"/>
        </w:rPr>
        <w:t>"flag"</w:t>
      </w:r>
      <w:r>
        <w:rPr>
          <w:rStyle w:val="HTMLCode"/>
        </w:rPr>
        <w:t xml:space="preserve">, </w:t>
      </w:r>
      <w:r>
        <w:rPr>
          <w:rStyle w:val="hljs-string"/>
        </w:rPr>
        <w:t>"src_bytes"</w:t>
      </w:r>
      <w:r>
        <w:rPr>
          <w:rStyle w:val="HTMLCode"/>
        </w:rPr>
        <w:t xml:space="preserve">, </w:t>
      </w:r>
      <w:r>
        <w:rPr>
          <w:rStyle w:val="hljs-string"/>
        </w:rPr>
        <w:t>"dst_bytes"</w:t>
      </w:r>
      <w:r>
        <w:rPr>
          <w:rStyle w:val="HTMLCode"/>
        </w:rPr>
        <w:t xml:space="preserve">, </w:t>
      </w:r>
      <w:r>
        <w:rPr>
          <w:rStyle w:val="hljs-string"/>
        </w:rPr>
        <w:t>"land"</w:t>
      </w:r>
      <w:r>
        <w:rPr>
          <w:rStyle w:val="HTMLCode"/>
        </w:rPr>
        <w:t xml:space="preserve">, </w:t>
      </w:r>
      <w:r>
        <w:rPr>
          <w:rStyle w:val="hljs-string"/>
        </w:rPr>
        <w:t>"wrong_fragment"</w:t>
      </w:r>
      <w:r>
        <w:rPr>
          <w:rStyle w:val="HTMLCode"/>
        </w:rPr>
        <w:t xml:space="preserve">, </w:t>
      </w:r>
      <w:r>
        <w:rPr>
          <w:rStyle w:val="hljs-string"/>
        </w:rPr>
        <w:t>"urgent"</w:t>
      </w:r>
      <w:r>
        <w:rPr>
          <w:rStyle w:val="HTMLCode"/>
        </w:rPr>
        <w:t xml:space="preserve">, </w:t>
      </w:r>
      <w:r>
        <w:rPr>
          <w:rStyle w:val="hljs-string"/>
        </w:rPr>
        <w:t>"hot"</w:t>
      </w:r>
      <w:r>
        <w:rPr>
          <w:rStyle w:val="HTMLCode"/>
        </w:rPr>
        <w:t xml:space="preserve">, </w:t>
      </w:r>
      <w:r>
        <w:rPr>
          <w:rStyle w:val="hljs-string"/>
        </w:rPr>
        <w:t>"num_failed_logins"</w:t>
      </w:r>
      <w:r>
        <w:rPr>
          <w:rStyle w:val="HTMLCode"/>
        </w:rPr>
        <w:t xml:space="preserve">, </w:t>
      </w:r>
      <w:r>
        <w:rPr>
          <w:rStyle w:val="hljs-string"/>
        </w:rPr>
        <w:t>"logged_in"</w:t>
      </w:r>
      <w:r>
        <w:rPr>
          <w:rStyle w:val="HTMLCode"/>
        </w:rPr>
        <w:t xml:space="preserve">, </w:t>
      </w:r>
      <w:r>
        <w:rPr>
          <w:rStyle w:val="hljs-string"/>
        </w:rPr>
        <w:t>"num_compromised"</w:t>
      </w:r>
      <w:r>
        <w:rPr>
          <w:rStyle w:val="HTMLCode"/>
        </w:rPr>
        <w:t xml:space="preserve">, </w:t>
      </w:r>
      <w:r>
        <w:rPr>
          <w:rStyle w:val="hljs-string"/>
        </w:rPr>
        <w:t>"root_shell"</w:t>
      </w:r>
      <w:r>
        <w:rPr>
          <w:rStyle w:val="HTMLCode"/>
        </w:rPr>
        <w:t xml:space="preserve">, </w:t>
      </w:r>
      <w:r>
        <w:rPr>
          <w:rStyle w:val="hljs-string"/>
        </w:rPr>
        <w:t>"su_attempted"</w:t>
      </w:r>
      <w:r>
        <w:rPr>
          <w:rStyle w:val="HTMLCode"/>
        </w:rPr>
        <w:t xml:space="preserve">, </w:t>
      </w:r>
      <w:r>
        <w:rPr>
          <w:rStyle w:val="hljs-string"/>
        </w:rPr>
        <w:t>"num_root"</w:t>
      </w:r>
      <w:r>
        <w:rPr>
          <w:rStyle w:val="HTMLCode"/>
        </w:rPr>
        <w:t xml:space="preserve">, </w:t>
      </w:r>
      <w:r>
        <w:rPr>
          <w:rStyle w:val="hljs-string"/>
        </w:rPr>
        <w:t>"num_file_creations"</w:t>
      </w:r>
      <w:r>
        <w:rPr>
          <w:rStyle w:val="HTMLCode"/>
        </w:rPr>
        <w:t xml:space="preserve">, </w:t>
      </w:r>
      <w:r>
        <w:rPr>
          <w:rStyle w:val="hljs-string"/>
        </w:rPr>
        <w:t>"num_shells"</w:t>
      </w:r>
      <w:r>
        <w:rPr>
          <w:rStyle w:val="HTMLCode"/>
        </w:rPr>
        <w:t xml:space="preserve">, </w:t>
      </w:r>
      <w:r>
        <w:rPr>
          <w:rStyle w:val="hljs-string"/>
        </w:rPr>
        <w:t>"num_access_files"</w:t>
      </w:r>
      <w:r>
        <w:rPr>
          <w:rStyle w:val="HTMLCode"/>
        </w:rPr>
        <w:t xml:space="preserve">, </w:t>
      </w:r>
      <w:r>
        <w:rPr>
          <w:rStyle w:val="hljs-string"/>
        </w:rPr>
        <w:t>"num_outbound_cmds"</w:t>
      </w:r>
      <w:r>
        <w:rPr>
          <w:rStyle w:val="HTMLCode"/>
        </w:rPr>
        <w:t xml:space="preserve">, </w:t>
      </w:r>
      <w:r>
        <w:rPr>
          <w:rStyle w:val="hljs-string"/>
        </w:rPr>
        <w:t>"is_host_login"</w:t>
      </w:r>
      <w:r>
        <w:rPr>
          <w:rStyle w:val="HTMLCode"/>
        </w:rPr>
        <w:t xml:space="preserve">, </w:t>
      </w:r>
      <w:r>
        <w:rPr>
          <w:rStyle w:val="hljs-string"/>
        </w:rPr>
        <w:t>"is_guest_login"</w:t>
      </w:r>
      <w:r>
        <w:rPr>
          <w:rStyle w:val="HTMLCode"/>
        </w:rPr>
        <w:t xml:space="preserve">, </w:t>
      </w:r>
      <w:r>
        <w:rPr>
          <w:rStyle w:val="hljs-string"/>
        </w:rPr>
        <w:t>"count"</w:t>
      </w:r>
      <w:r>
        <w:rPr>
          <w:rStyle w:val="HTMLCode"/>
        </w:rPr>
        <w:t xml:space="preserve">, </w:t>
      </w:r>
      <w:r>
        <w:rPr>
          <w:rStyle w:val="hljs-string"/>
        </w:rPr>
        <w:t>"srv_count"</w:t>
      </w:r>
      <w:r>
        <w:rPr>
          <w:rStyle w:val="HTMLCode"/>
        </w:rPr>
        <w:t xml:space="preserve">, </w:t>
      </w:r>
      <w:r>
        <w:rPr>
          <w:rStyle w:val="hljs-string"/>
        </w:rPr>
        <w:t>"serror_rate"</w:t>
      </w:r>
      <w:r>
        <w:rPr>
          <w:rStyle w:val="HTMLCode"/>
        </w:rPr>
        <w:t xml:space="preserve">, </w:t>
      </w:r>
      <w:r>
        <w:rPr>
          <w:rStyle w:val="hljs-string"/>
        </w:rPr>
        <w:t>"srv_serror_rate"</w:t>
      </w:r>
      <w:r>
        <w:rPr>
          <w:rStyle w:val="HTMLCode"/>
        </w:rPr>
        <w:t xml:space="preserve">, </w:t>
      </w:r>
      <w:r>
        <w:rPr>
          <w:rStyle w:val="hljs-string"/>
        </w:rPr>
        <w:t>"rerror_rate"</w:t>
      </w:r>
      <w:r>
        <w:rPr>
          <w:rStyle w:val="HTMLCode"/>
        </w:rPr>
        <w:t xml:space="preserve">, </w:t>
      </w:r>
      <w:r>
        <w:rPr>
          <w:rStyle w:val="hljs-string"/>
        </w:rPr>
        <w:t>"srv_rerror_rate"</w:t>
      </w:r>
      <w:r>
        <w:rPr>
          <w:rStyle w:val="HTMLCode"/>
        </w:rPr>
        <w:t xml:space="preserve">, </w:t>
      </w:r>
      <w:r>
        <w:rPr>
          <w:rStyle w:val="hljs-string"/>
        </w:rPr>
        <w:t>"same_srv_rate"</w:t>
      </w:r>
      <w:r>
        <w:rPr>
          <w:rStyle w:val="HTMLCode"/>
        </w:rPr>
        <w:t xml:space="preserve">, </w:t>
      </w:r>
      <w:r>
        <w:rPr>
          <w:rStyle w:val="hljs-string"/>
        </w:rPr>
        <w:t>"diff_srv_rate"</w:t>
      </w:r>
      <w:r>
        <w:rPr>
          <w:rStyle w:val="HTMLCode"/>
        </w:rPr>
        <w:t xml:space="preserve">, </w:t>
      </w:r>
      <w:r>
        <w:rPr>
          <w:rStyle w:val="hljs-string"/>
        </w:rPr>
        <w:t>"srv_diff_host_rate"</w:t>
      </w:r>
      <w:r>
        <w:rPr>
          <w:rStyle w:val="HTMLCode"/>
        </w:rPr>
        <w:t xml:space="preserve">, </w:t>
      </w:r>
      <w:r>
        <w:rPr>
          <w:rStyle w:val="hljs-string"/>
        </w:rPr>
        <w:t>"dst_host_count"</w:t>
      </w:r>
      <w:r>
        <w:rPr>
          <w:rStyle w:val="HTMLCode"/>
        </w:rPr>
        <w:t xml:space="preserve">, </w:t>
      </w:r>
      <w:r>
        <w:rPr>
          <w:rStyle w:val="hljs-string"/>
        </w:rPr>
        <w:t>"dst_host_srv_count"</w:t>
      </w:r>
      <w:r>
        <w:rPr>
          <w:rStyle w:val="HTMLCode"/>
        </w:rPr>
        <w:t xml:space="preserve">, </w:t>
      </w:r>
      <w:r>
        <w:rPr>
          <w:rStyle w:val="hljs-string"/>
        </w:rPr>
        <w:t>"dst_host_same_srv_rate"</w:t>
      </w:r>
      <w:r>
        <w:rPr>
          <w:rStyle w:val="HTMLCode"/>
        </w:rPr>
        <w:t xml:space="preserve">, </w:t>
      </w:r>
      <w:r>
        <w:rPr>
          <w:rStyle w:val="hljs-string"/>
        </w:rPr>
        <w:t>"dst_host_diff_srv_rate"</w:t>
      </w:r>
      <w:r>
        <w:rPr>
          <w:rStyle w:val="HTMLCode"/>
        </w:rPr>
        <w:t xml:space="preserve">, </w:t>
      </w:r>
      <w:r>
        <w:rPr>
          <w:rStyle w:val="hljs-string"/>
        </w:rPr>
        <w:t>"dst_host_same_src_port_rate"</w:t>
      </w:r>
      <w:r>
        <w:rPr>
          <w:rStyle w:val="HTMLCode"/>
        </w:rPr>
        <w:t xml:space="preserve">, </w:t>
      </w:r>
      <w:r>
        <w:rPr>
          <w:rStyle w:val="hljs-string"/>
        </w:rPr>
        <w:t>"dst_host_srv_diff_host_rate"</w:t>
      </w:r>
      <w:r>
        <w:rPr>
          <w:rStyle w:val="HTMLCode"/>
        </w:rPr>
        <w:t xml:space="preserve">, </w:t>
      </w:r>
      <w:r>
        <w:rPr>
          <w:rStyle w:val="hljs-string"/>
        </w:rPr>
        <w:t>"dst_host_serror_rate"</w:t>
      </w:r>
      <w:r>
        <w:rPr>
          <w:rStyle w:val="HTMLCode"/>
        </w:rPr>
        <w:t xml:space="preserve">, </w:t>
      </w:r>
      <w:r>
        <w:rPr>
          <w:rStyle w:val="hljs-string"/>
        </w:rPr>
        <w:t>"dst_host_srv_serror_rate"</w:t>
      </w:r>
      <w:r>
        <w:rPr>
          <w:rStyle w:val="HTMLCode"/>
        </w:rPr>
        <w:t xml:space="preserve">, </w:t>
      </w:r>
      <w:r>
        <w:rPr>
          <w:rStyle w:val="hljs-string"/>
        </w:rPr>
        <w:t>"dst_host_rerror_rate"</w:t>
      </w:r>
      <w:r>
        <w:rPr>
          <w:rStyle w:val="HTMLCode"/>
        </w:rPr>
        <w:t xml:space="preserve">, </w:t>
      </w:r>
      <w:r>
        <w:rPr>
          <w:rStyle w:val="hljs-string"/>
        </w:rPr>
        <w:t>"dst_host_srv_rerror_rate"</w:t>
      </w:r>
      <w:r>
        <w:rPr>
          <w:rStyle w:val="HTMLCode"/>
        </w:rPr>
        <w:t xml:space="preserve">, </w:t>
      </w:r>
      <w:r>
        <w:rPr>
          <w:rStyle w:val="hljs-string"/>
        </w:rPr>
        <w:t>"label"</w:t>
      </w:r>
    </w:p>
    <w:p w14:paraId="0BE6D07E" w14:textId="77777777" w:rsidR="003B4B23" w:rsidRDefault="003B4B23" w:rsidP="003B4B23">
      <w:pPr>
        <w:pStyle w:val="HTMLPreformatted"/>
        <w:contextualSpacing/>
        <w:rPr>
          <w:rStyle w:val="HTMLCode"/>
        </w:rPr>
      </w:pPr>
      <w:r>
        <w:rPr>
          <w:rStyle w:val="HTMLCode"/>
        </w:rPr>
        <w:t>]</w:t>
      </w:r>
    </w:p>
    <w:p w14:paraId="30D930A4" w14:textId="77777777" w:rsidR="003B4B23" w:rsidRDefault="003B4B23" w:rsidP="003B4B23">
      <w:pPr>
        <w:pStyle w:val="HTMLPreformatted"/>
        <w:contextualSpacing/>
        <w:rPr>
          <w:rStyle w:val="HTMLCode"/>
        </w:rPr>
      </w:pPr>
    </w:p>
    <w:p w14:paraId="172BC644" w14:textId="77777777" w:rsidR="003B4B23" w:rsidRDefault="003B4B23" w:rsidP="003B4B23">
      <w:pPr>
        <w:pStyle w:val="HTMLPreformatted"/>
        <w:contextualSpacing/>
        <w:rPr>
          <w:rStyle w:val="HTMLCode"/>
        </w:rPr>
      </w:pPr>
      <w:r>
        <w:rPr>
          <w:rStyle w:val="HTMLCode"/>
        </w:rPr>
        <w:t>df_train = pd.read_csv(</w:t>
      </w:r>
      <w:r>
        <w:rPr>
          <w:rStyle w:val="hljs-string"/>
        </w:rPr>
        <w:t>"KDDTrain+.txt"</w:t>
      </w:r>
      <w:r>
        <w:rPr>
          <w:rStyle w:val="HTMLCode"/>
        </w:rPr>
        <w:t>, names=col_names)</w:t>
      </w:r>
    </w:p>
    <w:p w14:paraId="0561EB82" w14:textId="77777777" w:rsidR="003B4B23" w:rsidRDefault="003B4B23" w:rsidP="003B4B23">
      <w:pPr>
        <w:pStyle w:val="HTMLPreformatted"/>
        <w:contextualSpacing/>
        <w:rPr>
          <w:rStyle w:val="HTMLCode"/>
        </w:rPr>
      </w:pPr>
      <w:r>
        <w:rPr>
          <w:rStyle w:val="HTMLCode"/>
        </w:rPr>
        <w:t>df_test  = pd.read_csv(</w:t>
      </w:r>
      <w:r>
        <w:rPr>
          <w:rStyle w:val="hljs-string"/>
        </w:rPr>
        <w:t>"KDDTest+.txt"</w:t>
      </w:r>
      <w:r>
        <w:rPr>
          <w:rStyle w:val="HTMLCode"/>
        </w:rPr>
        <w:t>,  names=col_names)</w:t>
      </w:r>
    </w:p>
    <w:p w14:paraId="189494AC" w14:textId="77777777" w:rsidR="003B4B23" w:rsidRDefault="003B4B23" w:rsidP="003B4B23">
      <w:pPr>
        <w:pStyle w:val="HTMLPreformatted"/>
        <w:rPr>
          <w:rStyle w:val="HTMLCode"/>
        </w:rPr>
      </w:pPr>
    </w:p>
    <w:p w14:paraId="1718580A" w14:textId="77777777" w:rsidR="003B4B23" w:rsidRPr="003B4B23" w:rsidRDefault="003B4B23" w:rsidP="003B4B23">
      <w:pPr>
        <w:pStyle w:val="NormalWeb"/>
        <w:rPr>
          <w:b/>
          <w:bCs/>
        </w:rPr>
      </w:pPr>
      <w:r w:rsidRPr="003B4B23">
        <w:rPr>
          <w:rStyle w:val="Strong"/>
          <w:b w:val="0"/>
          <w:bCs w:val="0"/>
        </w:rPr>
        <w:t>Ова го вчитува тренинг и тест сетот и ги поставува имињата на сите колони, затоа што датасетот нема header.</w:t>
      </w:r>
    </w:p>
    <w:p w14:paraId="1BF62B09" w14:textId="77777777" w:rsidR="003B4B23" w:rsidRDefault="003B4B23" w:rsidP="002F09F0">
      <w:pPr>
        <w:rPr>
          <w:rFonts w:ascii="Times New Roman" w:hAnsi="Times New Roman"/>
          <w:b/>
        </w:rPr>
      </w:pPr>
    </w:p>
    <w:p w14:paraId="4DDDC2F9" w14:textId="0D37A972" w:rsidR="003B4B23" w:rsidRPr="0054623D" w:rsidRDefault="00E3183B" w:rsidP="003B4B23">
      <w:pPr>
        <w:pStyle w:val="Heading2"/>
        <w:rPr>
          <w:rStyle w:val="Strong"/>
          <w:rFonts w:asciiTheme="minorHAnsi" w:hAnsiTheme="minorHAnsi"/>
          <w:b/>
          <w:bCs w:val="0"/>
          <w:sz w:val="24"/>
          <w:szCs w:val="10"/>
          <w:lang w:val="mk-MK"/>
          <w:rPrChange w:id="38" w:author="Blagoj Ristevski" w:date="2026-03-01T21:47:00Z">
            <w:rPr>
              <w:rStyle w:val="Strong"/>
              <w:b/>
              <w:bCs w:val="0"/>
              <w:sz w:val="24"/>
              <w:szCs w:val="10"/>
              <w:lang w:val="mk-MK"/>
            </w:rPr>
          </w:rPrChange>
        </w:rPr>
      </w:pPr>
      <w:bookmarkStart w:id="39" w:name="_Toc216135904"/>
      <w:r>
        <w:rPr>
          <w:rStyle w:val="Strong"/>
          <w:b/>
          <w:bCs w:val="0"/>
          <w:sz w:val="24"/>
          <w:szCs w:val="10"/>
        </w:rPr>
        <w:t>4</w:t>
      </w:r>
      <w:r w:rsidR="003B4B23" w:rsidRPr="003B4B23">
        <w:rPr>
          <w:rStyle w:val="Strong"/>
          <w:b/>
          <w:bCs w:val="0"/>
          <w:sz w:val="24"/>
          <w:szCs w:val="10"/>
        </w:rPr>
        <w:t>.</w:t>
      </w:r>
      <w:r w:rsidR="003B4B23">
        <w:rPr>
          <w:rStyle w:val="Strong"/>
          <w:b/>
          <w:bCs w:val="0"/>
          <w:sz w:val="24"/>
          <w:szCs w:val="10"/>
        </w:rPr>
        <w:t>2</w:t>
      </w:r>
      <w:r w:rsidR="003B4B23" w:rsidRPr="003B4B23">
        <w:rPr>
          <w:rStyle w:val="Strong"/>
          <w:b/>
          <w:bCs w:val="0"/>
          <w:sz w:val="24"/>
          <w:szCs w:val="10"/>
        </w:rPr>
        <w:t xml:space="preserve">. </w:t>
      </w:r>
      <w:r w:rsidR="003B4B23">
        <w:rPr>
          <w:rStyle w:val="Strong"/>
          <w:b/>
          <w:bCs w:val="0"/>
          <w:sz w:val="24"/>
          <w:szCs w:val="10"/>
          <w:lang w:val="mk-MK"/>
        </w:rPr>
        <w:t>Поделба на датасетот</w:t>
      </w:r>
      <w:bookmarkEnd w:id="39"/>
      <w:ins w:id="40" w:author="Blagoj Ristevski" w:date="2026-03-01T21:47:00Z">
        <w:r w:rsidR="0054623D">
          <w:rPr>
            <w:rStyle w:val="Strong"/>
            <w:rFonts w:asciiTheme="minorHAnsi" w:hAnsiTheme="minorHAnsi"/>
            <w:b/>
            <w:bCs w:val="0"/>
            <w:sz w:val="24"/>
            <w:szCs w:val="10"/>
            <w:lang w:val="mk-MK"/>
          </w:rPr>
          <w:t xml:space="preserve"> – како се дели, во кој сооднос, премногу набројување</w:t>
        </w:r>
      </w:ins>
    </w:p>
    <w:p w14:paraId="4F8DA7F8" w14:textId="77777777" w:rsidR="003B4B23" w:rsidRPr="003B4B23" w:rsidRDefault="003B4B23" w:rsidP="003B4B23">
      <w:pPr>
        <w:rPr>
          <w:lang w:val="mk-MK"/>
        </w:rPr>
      </w:pPr>
    </w:p>
    <w:p w14:paraId="0871A2F3" w14:textId="77777777" w:rsidR="003B4B23" w:rsidRPr="003B4B23" w:rsidRDefault="003B4B23" w:rsidP="003B4B23">
      <w:pPr>
        <w:jc w:val="left"/>
        <w:rPr>
          <w:rFonts w:ascii="Courier New" w:hAnsi="Courier New" w:cs="Courier New"/>
          <w:sz w:val="20"/>
          <w:szCs w:val="16"/>
          <w:lang w:val="mk-MK"/>
        </w:rPr>
      </w:pPr>
      <w:r w:rsidRPr="003B4B23">
        <w:rPr>
          <w:rFonts w:ascii="Courier New" w:hAnsi="Courier New" w:cs="Courier New"/>
          <w:sz w:val="20"/>
          <w:szCs w:val="16"/>
          <w:lang w:val="mk-MK"/>
        </w:rPr>
        <w:t>df_train["target"] = df_train["label"].apply(lambda x: 0 if x == "normal" else 1)</w:t>
      </w:r>
    </w:p>
    <w:p w14:paraId="0A84ED31" w14:textId="77777777" w:rsidR="003B4B23" w:rsidRPr="003B4B23" w:rsidRDefault="003B4B23" w:rsidP="003B4B23">
      <w:pPr>
        <w:jc w:val="left"/>
        <w:rPr>
          <w:rFonts w:ascii="Courier New" w:hAnsi="Courier New" w:cs="Courier New"/>
          <w:sz w:val="20"/>
          <w:szCs w:val="16"/>
          <w:lang w:val="mk-MK"/>
        </w:rPr>
      </w:pPr>
      <w:r w:rsidRPr="003B4B23">
        <w:rPr>
          <w:rFonts w:ascii="Courier New" w:hAnsi="Courier New" w:cs="Courier New"/>
          <w:sz w:val="20"/>
          <w:szCs w:val="16"/>
          <w:lang w:val="mk-MK"/>
        </w:rPr>
        <w:t>df_test["target"]  = df_test["label"].apply(lambda x: 0 if x == "normal" else 1)</w:t>
      </w:r>
    </w:p>
    <w:p w14:paraId="288C2B06" w14:textId="77777777" w:rsidR="003B4B23" w:rsidRPr="003B4B23" w:rsidRDefault="003B4B23" w:rsidP="003B4B23">
      <w:pPr>
        <w:jc w:val="left"/>
        <w:rPr>
          <w:rFonts w:ascii="Courier New" w:hAnsi="Courier New" w:cs="Courier New"/>
          <w:sz w:val="20"/>
          <w:szCs w:val="16"/>
          <w:lang w:val="mk-MK"/>
        </w:rPr>
      </w:pPr>
    </w:p>
    <w:p w14:paraId="245B3DD4" w14:textId="77777777" w:rsidR="003B4B23" w:rsidRPr="003B4B23" w:rsidRDefault="003B4B23" w:rsidP="003B4B23">
      <w:pPr>
        <w:jc w:val="left"/>
        <w:rPr>
          <w:rFonts w:ascii="Courier New" w:hAnsi="Courier New" w:cs="Courier New"/>
          <w:sz w:val="20"/>
          <w:szCs w:val="16"/>
          <w:lang w:val="mk-MK"/>
        </w:rPr>
      </w:pPr>
      <w:r w:rsidRPr="003B4B23">
        <w:rPr>
          <w:rFonts w:ascii="Courier New" w:hAnsi="Courier New" w:cs="Courier New"/>
          <w:sz w:val="20"/>
          <w:szCs w:val="16"/>
          <w:lang w:val="mk-MK"/>
        </w:rPr>
        <w:t>X_train = df_train.drop(columns=["label", "target"])</w:t>
      </w:r>
    </w:p>
    <w:p w14:paraId="5B5FADC7" w14:textId="77777777" w:rsidR="003B4B23" w:rsidRPr="003B4B23" w:rsidRDefault="003B4B23" w:rsidP="003B4B23">
      <w:pPr>
        <w:jc w:val="left"/>
        <w:rPr>
          <w:rFonts w:ascii="Courier New" w:hAnsi="Courier New" w:cs="Courier New"/>
          <w:sz w:val="20"/>
          <w:szCs w:val="16"/>
          <w:lang w:val="mk-MK"/>
        </w:rPr>
      </w:pPr>
      <w:r w:rsidRPr="003B4B23">
        <w:rPr>
          <w:rFonts w:ascii="Courier New" w:hAnsi="Courier New" w:cs="Courier New"/>
          <w:sz w:val="20"/>
          <w:szCs w:val="16"/>
          <w:lang w:val="mk-MK"/>
        </w:rPr>
        <w:t>y_train = df_train["target"]</w:t>
      </w:r>
    </w:p>
    <w:p w14:paraId="009A9B3D" w14:textId="77777777" w:rsidR="003B4B23" w:rsidRPr="003B4B23" w:rsidRDefault="003B4B23" w:rsidP="003B4B23">
      <w:pPr>
        <w:jc w:val="left"/>
        <w:rPr>
          <w:rFonts w:ascii="Courier New" w:hAnsi="Courier New" w:cs="Courier New"/>
          <w:sz w:val="20"/>
          <w:szCs w:val="16"/>
          <w:lang w:val="mk-MK"/>
        </w:rPr>
      </w:pPr>
    </w:p>
    <w:p w14:paraId="464234DF" w14:textId="77777777" w:rsidR="003B4B23" w:rsidRPr="003B4B23" w:rsidRDefault="003B4B23" w:rsidP="003B4B23">
      <w:pPr>
        <w:jc w:val="left"/>
        <w:rPr>
          <w:rFonts w:ascii="Courier New" w:hAnsi="Courier New" w:cs="Courier New"/>
          <w:sz w:val="20"/>
          <w:szCs w:val="16"/>
          <w:lang w:val="mk-MK"/>
        </w:rPr>
      </w:pPr>
      <w:r w:rsidRPr="003B4B23">
        <w:rPr>
          <w:rFonts w:ascii="Courier New" w:hAnsi="Courier New" w:cs="Courier New"/>
          <w:sz w:val="20"/>
          <w:szCs w:val="16"/>
          <w:lang w:val="mk-MK"/>
        </w:rPr>
        <w:t>X_test = df_test.drop(columns=["label", "target"])</w:t>
      </w:r>
    </w:p>
    <w:p w14:paraId="74F33450" w14:textId="77777777" w:rsidR="003B4B23" w:rsidRPr="003B4B23" w:rsidRDefault="003B4B23" w:rsidP="003B4B23">
      <w:pPr>
        <w:jc w:val="left"/>
        <w:rPr>
          <w:rFonts w:ascii="Courier New" w:hAnsi="Courier New" w:cs="Courier New"/>
          <w:sz w:val="20"/>
          <w:szCs w:val="16"/>
          <w:lang w:val="mk-MK"/>
        </w:rPr>
      </w:pPr>
      <w:r w:rsidRPr="003B4B23">
        <w:rPr>
          <w:rFonts w:ascii="Courier New" w:hAnsi="Courier New" w:cs="Courier New"/>
          <w:sz w:val="20"/>
          <w:szCs w:val="16"/>
          <w:lang w:val="mk-MK"/>
        </w:rPr>
        <w:t>y_test = df_test["target"]</w:t>
      </w:r>
    </w:p>
    <w:p w14:paraId="312ADC8C" w14:textId="77777777" w:rsidR="003B4B23" w:rsidRPr="003B4B23" w:rsidRDefault="003B4B23" w:rsidP="002F09F0">
      <w:pPr>
        <w:rPr>
          <w:rFonts w:ascii="Courier New" w:hAnsi="Courier New" w:cs="Courier New"/>
          <w:b/>
          <w:sz w:val="20"/>
          <w:szCs w:val="16"/>
        </w:rPr>
      </w:pPr>
    </w:p>
    <w:p w14:paraId="545BA786" w14:textId="77777777" w:rsidR="003B4B23" w:rsidRDefault="003B4B23" w:rsidP="002F09F0">
      <w:pPr>
        <w:rPr>
          <w:rFonts w:ascii="Times New Roman" w:hAnsi="Times New Roman"/>
          <w:b/>
        </w:rPr>
      </w:pPr>
    </w:p>
    <w:p w14:paraId="5B369027" w14:textId="77777777" w:rsidR="003B4B23" w:rsidRDefault="003B4B23" w:rsidP="002F09F0">
      <w:pPr>
        <w:rPr>
          <w:rFonts w:ascii="Times New Roman" w:hAnsi="Times New Roman"/>
          <w:b/>
        </w:rPr>
      </w:pPr>
    </w:p>
    <w:p w14:paraId="57450527" w14:textId="77777777" w:rsidR="00E3183B" w:rsidRPr="00E3183B" w:rsidRDefault="00E3183B" w:rsidP="00E3183B">
      <w:pPr>
        <w:pStyle w:val="Heading2"/>
        <w:rPr>
          <w:rFonts w:ascii="Times New Roman" w:hAnsi="Times New Roman"/>
          <w:sz w:val="24"/>
          <w:szCs w:val="24"/>
        </w:rPr>
      </w:pPr>
      <w:bookmarkStart w:id="41" w:name="_Toc216135905"/>
      <w:r>
        <w:rPr>
          <w:rFonts w:ascii="Times New Roman" w:hAnsi="Times New Roman"/>
          <w:sz w:val="24"/>
          <w:szCs w:val="24"/>
        </w:rPr>
        <w:t>4</w:t>
      </w:r>
      <w:r w:rsidRPr="00E3183B">
        <w:rPr>
          <w:rFonts w:ascii="Times New Roman" w:hAnsi="Times New Roman"/>
          <w:sz w:val="24"/>
          <w:szCs w:val="24"/>
        </w:rPr>
        <w:t xml:space="preserve">.3 </w:t>
      </w:r>
      <w:r w:rsidRPr="00E3183B">
        <w:rPr>
          <w:sz w:val="24"/>
          <w:szCs w:val="24"/>
        </w:rPr>
        <w:t>Претпроцесирање на податоците</w:t>
      </w:r>
      <w:bookmarkEnd w:id="41"/>
    </w:p>
    <w:p w14:paraId="0DE392F8" w14:textId="77777777" w:rsidR="003B4B23" w:rsidRDefault="003B4B23" w:rsidP="002F09F0">
      <w:pPr>
        <w:rPr>
          <w:rFonts w:ascii="Times New Roman" w:hAnsi="Times New Roman"/>
          <w:b/>
        </w:rPr>
      </w:pPr>
    </w:p>
    <w:p w14:paraId="6E89F9D9" w14:textId="77777777" w:rsidR="003B4B23" w:rsidRPr="00E3183B" w:rsidRDefault="00E3183B" w:rsidP="00E3183B">
      <w:pPr>
        <w:pStyle w:val="Heading3"/>
        <w:rPr>
          <w:rFonts w:ascii="Times New Roman" w:hAnsi="Times New Roman"/>
          <w:b/>
          <w:sz w:val="22"/>
          <w:szCs w:val="16"/>
        </w:rPr>
      </w:pPr>
      <w:bookmarkStart w:id="42" w:name="_Toc216135906"/>
      <w:r>
        <w:rPr>
          <w:sz w:val="24"/>
          <w:szCs w:val="16"/>
        </w:rPr>
        <w:t>4</w:t>
      </w:r>
      <w:r w:rsidRPr="00E3183B">
        <w:rPr>
          <w:sz w:val="24"/>
          <w:szCs w:val="16"/>
        </w:rPr>
        <w:t>.3.1 Поделба на нумерички и категоријални карактеристики</w:t>
      </w:r>
      <w:bookmarkEnd w:id="42"/>
    </w:p>
    <w:p w14:paraId="3E42FE28" w14:textId="77777777" w:rsidR="003B4B23" w:rsidRDefault="003B4B23" w:rsidP="002F09F0">
      <w:pPr>
        <w:rPr>
          <w:rFonts w:ascii="Times New Roman" w:hAnsi="Times New Roman"/>
          <w:b/>
        </w:rPr>
      </w:pPr>
    </w:p>
    <w:p w14:paraId="2B1D15FB" w14:textId="77777777" w:rsidR="00E3183B" w:rsidRPr="00E3183B" w:rsidRDefault="00E3183B" w:rsidP="00E3183B">
      <w:pPr>
        <w:rPr>
          <w:rFonts w:ascii="Times New Roman" w:hAnsi="Times New Roman"/>
          <w:bCs/>
        </w:rPr>
      </w:pPr>
      <w:r w:rsidRPr="00E3183B">
        <w:rPr>
          <w:rFonts w:ascii="Times New Roman" w:hAnsi="Times New Roman"/>
          <w:bCs/>
        </w:rPr>
        <w:t>from sklearn.preprocessing import OneHotEncoder, StandardScaler</w:t>
      </w:r>
    </w:p>
    <w:p w14:paraId="15E102AC" w14:textId="77777777" w:rsidR="00E3183B" w:rsidRPr="00E3183B" w:rsidRDefault="00E3183B" w:rsidP="00E3183B">
      <w:pPr>
        <w:rPr>
          <w:rFonts w:ascii="Times New Roman" w:hAnsi="Times New Roman"/>
          <w:bCs/>
        </w:rPr>
      </w:pPr>
      <w:r w:rsidRPr="00E3183B">
        <w:rPr>
          <w:rFonts w:ascii="Times New Roman" w:hAnsi="Times New Roman"/>
          <w:bCs/>
        </w:rPr>
        <w:t>from sklearn.impute import SimpleImputer</w:t>
      </w:r>
    </w:p>
    <w:p w14:paraId="743034B5" w14:textId="77777777" w:rsidR="00E3183B" w:rsidRPr="00E3183B" w:rsidRDefault="00E3183B" w:rsidP="00E3183B">
      <w:pPr>
        <w:rPr>
          <w:rFonts w:ascii="Times New Roman" w:hAnsi="Times New Roman"/>
          <w:bCs/>
        </w:rPr>
      </w:pPr>
      <w:r w:rsidRPr="00E3183B">
        <w:rPr>
          <w:rFonts w:ascii="Times New Roman" w:hAnsi="Times New Roman"/>
          <w:bCs/>
        </w:rPr>
        <w:t>from sklearn.compose import ColumnTransformer</w:t>
      </w:r>
    </w:p>
    <w:p w14:paraId="7862F4BE" w14:textId="77777777" w:rsidR="00E3183B" w:rsidRPr="00E3183B" w:rsidRDefault="00E3183B" w:rsidP="00E3183B">
      <w:pPr>
        <w:rPr>
          <w:rFonts w:ascii="Times New Roman" w:hAnsi="Times New Roman"/>
          <w:bCs/>
        </w:rPr>
      </w:pPr>
      <w:r w:rsidRPr="00E3183B">
        <w:rPr>
          <w:rFonts w:ascii="Times New Roman" w:hAnsi="Times New Roman"/>
          <w:bCs/>
        </w:rPr>
        <w:t>from sklearn.pipeline import Pipeline</w:t>
      </w:r>
    </w:p>
    <w:p w14:paraId="075419EF" w14:textId="77777777" w:rsidR="00E3183B" w:rsidRPr="00E3183B" w:rsidRDefault="00E3183B" w:rsidP="00E3183B">
      <w:pPr>
        <w:rPr>
          <w:rFonts w:ascii="Times New Roman" w:hAnsi="Times New Roman"/>
          <w:bCs/>
        </w:rPr>
      </w:pPr>
    </w:p>
    <w:p w14:paraId="40739182" w14:textId="77777777" w:rsidR="00E3183B" w:rsidRPr="00E3183B" w:rsidRDefault="00E3183B" w:rsidP="00E3183B">
      <w:pPr>
        <w:rPr>
          <w:rFonts w:ascii="Times New Roman" w:hAnsi="Times New Roman"/>
          <w:bCs/>
        </w:rPr>
      </w:pPr>
      <w:r w:rsidRPr="00E3183B">
        <w:rPr>
          <w:rFonts w:ascii="Times New Roman" w:hAnsi="Times New Roman"/>
          <w:bCs/>
        </w:rPr>
        <w:t>cat_cols = ["protocol_type", "service", "flag"]</w:t>
      </w:r>
    </w:p>
    <w:p w14:paraId="2CA1FE19" w14:textId="77777777" w:rsidR="00E3183B" w:rsidRPr="00E3183B" w:rsidRDefault="00E3183B" w:rsidP="00E3183B">
      <w:pPr>
        <w:rPr>
          <w:rFonts w:ascii="Times New Roman" w:hAnsi="Times New Roman"/>
          <w:bCs/>
        </w:rPr>
      </w:pPr>
      <w:r w:rsidRPr="00E3183B">
        <w:rPr>
          <w:rFonts w:ascii="Times New Roman" w:hAnsi="Times New Roman"/>
          <w:bCs/>
        </w:rPr>
        <w:t>num_cols = [col for col in X_train.columns if col not in cat_cols]</w:t>
      </w:r>
    </w:p>
    <w:p w14:paraId="5D9DBEB3" w14:textId="77777777" w:rsidR="00E3183B" w:rsidRPr="00E3183B" w:rsidRDefault="00E3183B" w:rsidP="00E3183B">
      <w:pPr>
        <w:pStyle w:val="Heading3"/>
        <w:rPr>
          <w:rFonts w:ascii="Times New Roman" w:hAnsi="Times New Roman"/>
          <w:b/>
          <w:sz w:val="22"/>
          <w:szCs w:val="16"/>
        </w:rPr>
      </w:pPr>
      <w:bookmarkStart w:id="43" w:name="_Toc216135907"/>
      <w:r>
        <w:rPr>
          <w:sz w:val="24"/>
          <w:szCs w:val="16"/>
        </w:rPr>
        <w:t>4</w:t>
      </w:r>
      <w:r w:rsidRPr="00E3183B">
        <w:rPr>
          <w:sz w:val="24"/>
          <w:szCs w:val="16"/>
        </w:rPr>
        <w:t>.3.2. Претпроцесинг Pipeline</w:t>
      </w:r>
      <w:bookmarkEnd w:id="43"/>
    </w:p>
    <w:p w14:paraId="07A9CD05" w14:textId="77777777" w:rsidR="00E3183B" w:rsidRDefault="00E3183B" w:rsidP="002F09F0">
      <w:pPr>
        <w:rPr>
          <w:rFonts w:ascii="Times New Roman" w:hAnsi="Times New Roman"/>
          <w:b/>
        </w:rPr>
      </w:pPr>
    </w:p>
    <w:p w14:paraId="182AF330" w14:textId="77777777" w:rsidR="00E3183B" w:rsidRPr="00E3183B" w:rsidRDefault="00E3183B" w:rsidP="00E3183B">
      <w:pPr>
        <w:rPr>
          <w:rFonts w:ascii="Times New Roman" w:hAnsi="Times New Roman"/>
          <w:bCs/>
        </w:rPr>
      </w:pPr>
      <w:r w:rsidRPr="00E3183B">
        <w:rPr>
          <w:rFonts w:ascii="Times New Roman" w:hAnsi="Times New Roman"/>
          <w:bCs/>
        </w:rPr>
        <w:t>numeric_transformer = Pipeline(steps=[</w:t>
      </w:r>
    </w:p>
    <w:p w14:paraId="42C03F05" w14:textId="77777777" w:rsidR="00E3183B" w:rsidRPr="00E3183B" w:rsidRDefault="00E3183B" w:rsidP="00E3183B">
      <w:pPr>
        <w:rPr>
          <w:rFonts w:ascii="Times New Roman" w:hAnsi="Times New Roman"/>
          <w:bCs/>
        </w:rPr>
      </w:pPr>
      <w:r w:rsidRPr="00E3183B">
        <w:rPr>
          <w:rFonts w:ascii="Times New Roman" w:hAnsi="Times New Roman"/>
          <w:bCs/>
        </w:rPr>
        <w:lastRenderedPageBreak/>
        <w:t xml:space="preserve">    ("imputer", SimpleImputer(strategy="mean")),</w:t>
      </w:r>
    </w:p>
    <w:p w14:paraId="643E80B3" w14:textId="77777777" w:rsidR="00E3183B" w:rsidRPr="00E3183B" w:rsidRDefault="00E3183B" w:rsidP="00E3183B">
      <w:pPr>
        <w:rPr>
          <w:rFonts w:ascii="Times New Roman" w:hAnsi="Times New Roman"/>
          <w:bCs/>
        </w:rPr>
      </w:pPr>
      <w:r w:rsidRPr="00E3183B">
        <w:rPr>
          <w:rFonts w:ascii="Times New Roman" w:hAnsi="Times New Roman"/>
          <w:bCs/>
        </w:rPr>
        <w:t xml:space="preserve">    ("scaler", StandardScaler())</w:t>
      </w:r>
    </w:p>
    <w:p w14:paraId="4CDC43B8" w14:textId="77777777" w:rsidR="00E3183B" w:rsidRPr="00E3183B" w:rsidRDefault="00E3183B" w:rsidP="00E3183B">
      <w:pPr>
        <w:rPr>
          <w:rFonts w:ascii="Times New Roman" w:hAnsi="Times New Roman"/>
          <w:bCs/>
        </w:rPr>
      </w:pPr>
      <w:r w:rsidRPr="00E3183B">
        <w:rPr>
          <w:rFonts w:ascii="Times New Roman" w:hAnsi="Times New Roman"/>
          <w:bCs/>
        </w:rPr>
        <w:t>])</w:t>
      </w:r>
    </w:p>
    <w:p w14:paraId="391ECAE0" w14:textId="77777777" w:rsidR="00E3183B" w:rsidRPr="00E3183B" w:rsidRDefault="00E3183B" w:rsidP="00E3183B">
      <w:pPr>
        <w:rPr>
          <w:rFonts w:ascii="Times New Roman" w:hAnsi="Times New Roman"/>
          <w:bCs/>
        </w:rPr>
      </w:pPr>
    </w:p>
    <w:p w14:paraId="6D59D5D4" w14:textId="77777777" w:rsidR="00E3183B" w:rsidRPr="00E3183B" w:rsidRDefault="00E3183B" w:rsidP="00E3183B">
      <w:pPr>
        <w:rPr>
          <w:rFonts w:ascii="Times New Roman" w:hAnsi="Times New Roman"/>
          <w:bCs/>
        </w:rPr>
      </w:pPr>
      <w:r w:rsidRPr="00E3183B">
        <w:rPr>
          <w:rFonts w:ascii="Times New Roman" w:hAnsi="Times New Roman"/>
          <w:bCs/>
        </w:rPr>
        <w:t>preprocessor = ColumnTransformer(</w:t>
      </w:r>
    </w:p>
    <w:p w14:paraId="2A6D19C8" w14:textId="77777777" w:rsidR="00E3183B" w:rsidRPr="00E3183B" w:rsidRDefault="00E3183B" w:rsidP="00E3183B">
      <w:pPr>
        <w:rPr>
          <w:rFonts w:ascii="Times New Roman" w:hAnsi="Times New Roman"/>
          <w:bCs/>
        </w:rPr>
      </w:pPr>
      <w:r w:rsidRPr="00E3183B">
        <w:rPr>
          <w:rFonts w:ascii="Times New Roman" w:hAnsi="Times New Roman"/>
          <w:bCs/>
        </w:rPr>
        <w:t xml:space="preserve">    transformers=[</w:t>
      </w:r>
    </w:p>
    <w:p w14:paraId="3682D98F" w14:textId="77777777" w:rsidR="00E3183B" w:rsidRPr="00E3183B" w:rsidRDefault="00E3183B" w:rsidP="00E3183B">
      <w:pPr>
        <w:rPr>
          <w:rFonts w:ascii="Times New Roman" w:hAnsi="Times New Roman"/>
          <w:bCs/>
        </w:rPr>
      </w:pPr>
      <w:r w:rsidRPr="00E3183B">
        <w:rPr>
          <w:rFonts w:ascii="Times New Roman" w:hAnsi="Times New Roman"/>
          <w:bCs/>
        </w:rPr>
        <w:t xml:space="preserve">        ("num", numeric_transformer, num_cols),</w:t>
      </w:r>
    </w:p>
    <w:p w14:paraId="54E11CDD" w14:textId="77777777" w:rsidR="00E3183B" w:rsidRPr="00E3183B" w:rsidRDefault="00E3183B" w:rsidP="00E3183B">
      <w:pPr>
        <w:rPr>
          <w:rFonts w:ascii="Times New Roman" w:hAnsi="Times New Roman"/>
          <w:bCs/>
        </w:rPr>
      </w:pPr>
      <w:r w:rsidRPr="00E3183B">
        <w:rPr>
          <w:rFonts w:ascii="Times New Roman" w:hAnsi="Times New Roman"/>
          <w:bCs/>
        </w:rPr>
        <w:t xml:space="preserve">        ("cat", OneHotEncoder(handle_unknown="ignore"), cat_cols)</w:t>
      </w:r>
    </w:p>
    <w:p w14:paraId="5B1D22ED" w14:textId="77777777" w:rsidR="00E3183B" w:rsidRPr="00E3183B" w:rsidRDefault="00E3183B" w:rsidP="00E3183B">
      <w:pPr>
        <w:rPr>
          <w:rFonts w:ascii="Times New Roman" w:hAnsi="Times New Roman"/>
          <w:bCs/>
        </w:rPr>
      </w:pPr>
      <w:r w:rsidRPr="00E3183B">
        <w:rPr>
          <w:rFonts w:ascii="Times New Roman" w:hAnsi="Times New Roman"/>
          <w:bCs/>
        </w:rPr>
        <w:t xml:space="preserve">    ]</w:t>
      </w:r>
    </w:p>
    <w:p w14:paraId="07D1B35F" w14:textId="77777777" w:rsidR="00E3183B" w:rsidRPr="00E3183B" w:rsidRDefault="00E3183B" w:rsidP="00E3183B">
      <w:pPr>
        <w:rPr>
          <w:rFonts w:ascii="Times New Roman" w:hAnsi="Times New Roman"/>
          <w:bCs/>
        </w:rPr>
      </w:pPr>
      <w:r w:rsidRPr="00E3183B">
        <w:rPr>
          <w:rFonts w:ascii="Times New Roman" w:hAnsi="Times New Roman"/>
          <w:bCs/>
        </w:rPr>
        <w:t>)</w:t>
      </w:r>
    </w:p>
    <w:p w14:paraId="12DAEBC0" w14:textId="77777777" w:rsidR="00E3183B" w:rsidRDefault="00E3183B" w:rsidP="002F09F0">
      <w:pPr>
        <w:rPr>
          <w:rFonts w:ascii="Times New Roman" w:hAnsi="Times New Roman"/>
          <w:b/>
        </w:rPr>
      </w:pPr>
    </w:p>
    <w:p w14:paraId="7392ECFA" w14:textId="77777777" w:rsidR="00E3183B" w:rsidRDefault="00E3183B" w:rsidP="002F09F0">
      <w:r>
        <w:t>Ова е најважниот дел — автоматски ги обработува и нумеричките и категоријалните колони.</w:t>
      </w:r>
    </w:p>
    <w:p w14:paraId="669A36EB" w14:textId="77777777" w:rsidR="00E3183B" w:rsidRDefault="00E3183B" w:rsidP="002F09F0"/>
    <w:p w14:paraId="4539B834" w14:textId="77777777" w:rsidR="00E3183B" w:rsidRPr="00E3183B" w:rsidRDefault="00E3183B" w:rsidP="00E3183B">
      <w:pPr>
        <w:pStyle w:val="Heading2"/>
        <w:rPr>
          <w:rFonts w:ascii="Times New Roman" w:hAnsi="Times New Roman"/>
          <w:sz w:val="20"/>
          <w:szCs w:val="10"/>
        </w:rPr>
      </w:pPr>
      <w:bookmarkStart w:id="44" w:name="_Toc216135908"/>
      <w:r>
        <w:rPr>
          <w:sz w:val="24"/>
          <w:szCs w:val="10"/>
        </w:rPr>
        <w:t>4</w:t>
      </w:r>
      <w:r w:rsidRPr="00E3183B">
        <w:rPr>
          <w:sz w:val="24"/>
          <w:szCs w:val="10"/>
        </w:rPr>
        <w:t>.4. Decision Tree модел</w:t>
      </w:r>
      <w:bookmarkEnd w:id="44"/>
    </w:p>
    <w:p w14:paraId="525C6CC5" w14:textId="77777777" w:rsidR="00E3183B" w:rsidRDefault="00E3183B" w:rsidP="002F09F0">
      <w:pPr>
        <w:rPr>
          <w:rFonts w:ascii="Times New Roman" w:hAnsi="Times New Roman"/>
          <w:b/>
        </w:rPr>
      </w:pPr>
    </w:p>
    <w:p w14:paraId="3EC59F27" w14:textId="77777777" w:rsidR="00E3183B" w:rsidRDefault="00E3183B" w:rsidP="002F09F0">
      <w:pPr>
        <w:rPr>
          <w:rFonts w:ascii="Times New Roman" w:hAnsi="Times New Roman"/>
          <w:b/>
        </w:rPr>
      </w:pPr>
    </w:p>
    <w:p w14:paraId="3E776FFD" w14:textId="77777777" w:rsidR="00E3183B" w:rsidRPr="00E3183B" w:rsidRDefault="00E3183B" w:rsidP="00E3183B">
      <w:pPr>
        <w:rPr>
          <w:rFonts w:ascii="Times New Roman" w:hAnsi="Times New Roman"/>
          <w:bCs/>
        </w:rPr>
      </w:pPr>
      <w:r w:rsidRPr="00E3183B">
        <w:rPr>
          <w:rFonts w:ascii="Times New Roman" w:hAnsi="Times New Roman"/>
          <w:bCs/>
        </w:rPr>
        <w:t>from sklearn.tree import DecisionTreeClassifier</w:t>
      </w:r>
    </w:p>
    <w:p w14:paraId="07100811" w14:textId="77777777" w:rsidR="00E3183B" w:rsidRPr="00E3183B" w:rsidRDefault="00E3183B" w:rsidP="00E3183B">
      <w:pPr>
        <w:rPr>
          <w:rFonts w:ascii="Times New Roman" w:hAnsi="Times New Roman"/>
          <w:bCs/>
        </w:rPr>
      </w:pPr>
    </w:p>
    <w:p w14:paraId="0D122EC6" w14:textId="77777777" w:rsidR="00E3183B" w:rsidRPr="00E3183B" w:rsidRDefault="00E3183B" w:rsidP="00E3183B">
      <w:pPr>
        <w:rPr>
          <w:rFonts w:ascii="Times New Roman" w:hAnsi="Times New Roman"/>
          <w:bCs/>
        </w:rPr>
      </w:pPr>
      <w:r w:rsidRPr="00E3183B">
        <w:rPr>
          <w:rFonts w:ascii="Times New Roman" w:hAnsi="Times New Roman"/>
          <w:bCs/>
        </w:rPr>
        <w:t>pipe_dt = Pipeline([</w:t>
      </w:r>
    </w:p>
    <w:p w14:paraId="0D99170F" w14:textId="77777777" w:rsidR="00E3183B" w:rsidRPr="00E3183B" w:rsidRDefault="00E3183B" w:rsidP="00E3183B">
      <w:pPr>
        <w:rPr>
          <w:rFonts w:ascii="Times New Roman" w:hAnsi="Times New Roman"/>
          <w:bCs/>
        </w:rPr>
      </w:pPr>
      <w:r w:rsidRPr="00E3183B">
        <w:rPr>
          <w:rFonts w:ascii="Times New Roman" w:hAnsi="Times New Roman"/>
          <w:bCs/>
        </w:rPr>
        <w:t xml:space="preserve">    ("preprocessor", preprocessor),</w:t>
      </w:r>
    </w:p>
    <w:p w14:paraId="4516459C" w14:textId="77777777" w:rsidR="00E3183B" w:rsidRPr="00E3183B" w:rsidRDefault="00E3183B" w:rsidP="00E3183B">
      <w:pPr>
        <w:rPr>
          <w:rFonts w:ascii="Times New Roman" w:hAnsi="Times New Roman"/>
          <w:bCs/>
        </w:rPr>
      </w:pPr>
      <w:r w:rsidRPr="00E3183B">
        <w:rPr>
          <w:rFonts w:ascii="Times New Roman" w:hAnsi="Times New Roman"/>
          <w:bCs/>
        </w:rPr>
        <w:t xml:space="preserve">    ("clf", DecisionTreeClassifier())</w:t>
      </w:r>
    </w:p>
    <w:p w14:paraId="02793D21" w14:textId="77777777" w:rsidR="00E3183B" w:rsidRPr="00E3183B" w:rsidRDefault="00E3183B" w:rsidP="00E3183B">
      <w:pPr>
        <w:rPr>
          <w:rFonts w:ascii="Times New Roman" w:hAnsi="Times New Roman"/>
          <w:bCs/>
        </w:rPr>
      </w:pPr>
      <w:r w:rsidRPr="00E3183B">
        <w:rPr>
          <w:rFonts w:ascii="Times New Roman" w:hAnsi="Times New Roman"/>
          <w:bCs/>
        </w:rPr>
        <w:t>])</w:t>
      </w:r>
    </w:p>
    <w:p w14:paraId="002ACB19" w14:textId="77777777" w:rsidR="00E3183B" w:rsidRPr="00E3183B" w:rsidRDefault="00E3183B" w:rsidP="00E3183B">
      <w:pPr>
        <w:rPr>
          <w:rFonts w:ascii="Times New Roman" w:hAnsi="Times New Roman"/>
          <w:bCs/>
        </w:rPr>
      </w:pPr>
    </w:p>
    <w:p w14:paraId="04BE22BA" w14:textId="77777777" w:rsidR="00E3183B" w:rsidRPr="00E3183B" w:rsidRDefault="00E3183B" w:rsidP="00E3183B">
      <w:pPr>
        <w:rPr>
          <w:rFonts w:ascii="Times New Roman" w:hAnsi="Times New Roman"/>
          <w:bCs/>
        </w:rPr>
      </w:pPr>
      <w:r w:rsidRPr="00E3183B">
        <w:rPr>
          <w:rFonts w:ascii="Times New Roman" w:hAnsi="Times New Roman"/>
          <w:bCs/>
        </w:rPr>
        <w:t>pipe_dt.fit(X_train, y_train)</w:t>
      </w:r>
    </w:p>
    <w:p w14:paraId="0D46FD3A" w14:textId="77777777" w:rsidR="00E3183B" w:rsidRPr="00E3183B" w:rsidRDefault="00E3183B" w:rsidP="00E3183B">
      <w:pPr>
        <w:rPr>
          <w:rFonts w:ascii="Times New Roman" w:hAnsi="Times New Roman"/>
          <w:bCs/>
        </w:rPr>
      </w:pPr>
      <w:r w:rsidRPr="00E3183B">
        <w:rPr>
          <w:rFonts w:ascii="Times New Roman" w:hAnsi="Times New Roman"/>
          <w:bCs/>
        </w:rPr>
        <w:t>y_pred_dt = pipe_dt.predict(X_test)</w:t>
      </w:r>
    </w:p>
    <w:p w14:paraId="776D647B" w14:textId="77777777" w:rsidR="00E3183B" w:rsidRDefault="00E3183B" w:rsidP="002F09F0">
      <w:pPr>
        <w:rPr>
          <w:rFonts w:ascii="Times New Roman" w:hAnsi="Times New Roman"/>
          <w:b/>
        </w:rPr>
      </w:pPr>
    </w:p>
    <w:p w14:paraId="3AB4B9F1" w14:textId="77777777" w:rsidR="00E3183B" w:rsidRDefault="00E3183B" w:rsidP="002F09F0">
      <w:pPr>
        <w:rPr>
          <w:rFonts w:ascii="Times New Roman" w:hAnsi="Times New Roman"/>
          <w:b/>
        </w:rPr>
      </w:pPr>
    </w:p>
    <w:p w14:paraId="424E2BA4" w14:textId="77777777" w:rsidR="00E3183B" w:rsidRDefault="00E3183B" w:rsidP="00E3183B">
      <w:pPr>
        <w:pStyle w:val="Heading2"/>
        <w:rPr>
          <w:sz w:val="24"/>
          <w:szCs w:val="10"/>
        </w:rPr>
      </w:pPr>
      <w:bookmarkStart w:id="45" w:name="_Toc216135909"/>
      <w:r>
        <w:rPr>
          <w:sz w:val="24"/>
          <w:szCs w:val="10"/>
        </w:rPr>
        <w:t>4</w:t>
      </w:r>
      <w:r w:rsidRPr="00E3183B">
        <w:rPr>
          <w:sz w:val="24"/>
          <w:szCs w:val="10"/>
        </w:rPr>
        <w:t>.5. Random Forest модел</w:t>
      </w:r>
      <w:bookmarkEnd w:id="45"/>
    </w:p>
    <w:p w14:paraId="4BED0B4B" w14:textId="77777777" w:rsidR="00E3183B" w:rsidRDefault="00E3183B" w:rsidP="00E3183B"/>
    <w:p w14:paraId="5FD7187B" w14:textId="77777777" w:rsidR="00E3183B" w:rsidRDefault="00E3183B" w:rsidP="00E3183B">
      <w:r>
        <w:t>from sklearn.ensemble import RandomForestClassifier</w:t>
      </w:r>
    </w:p>
    <w:p w14:paraId="59D31786" w14:textId="77777777" w:rsidR="00E3183B" w:rsidRDefault="00E3183B" w:rsidP="00E3183B"/>
    <w:p w14:paraId="123A5EA7" w14:textId="77777777" w:rsidR="00E3183B" w:rsidRDefault="00E3183B" w:rsidP="00E3183B">
      <w:r>
        <w:t>pipe_rf = Pipeline([</w:t>
      </w:r>
    </w:p>
    <w:p w14:paraId="644DE084" w14:textId="77777777" w:rsidR="00E3183B" w:rsidRDefault="00E3183B" w:rsidP="00E3183B">
      <w:r>
        <w:t xml:space="preserve">    ("preprocessor", preprocessor),</w:t>
      </w:r>
    </w:p>
    <w:p w14:paraId="1AAB1C78" w14:textId="77777777" w:rsidR="00E3183B" w:rsidRDefault="00E3183B" w:rsidP="00E3183B">
      <w:r>
        <w:t xml:space="preserve">    ("clf", RandomForestClassifier(n_estimators=100, n_jobs=-1))</w:t>
      </w:r>
    </w:p>
    <w:p w14:paraId="316FEC61" w14:textId="77777777" w:rsidR="00E3183B" w:rsidRDefault="00E3183B" w:rsidP="00E3183B">
      <w:r>
        <w:t>])</w:t>
      </w:r>
    </w:p>
    <w:p w14:paraId="2DCC1557" w14:textId="77777777" w:rsidR="00E3183B" w:rsidRDefault="00E3183B" w:rsidP="00E3183B"/>
    <w:p w14:paraId="095B64C1" w14:textId="77777777" w:rsidR="00E3183B" w:rsidRDefault="00E3183B" w:rsidP="00E3183B">
      <w:r>
        <w:t>pipe_rf.fit(X_train, y_train)</w:t>
      </w:r>
    </w:p>
    <w:p w14:paraId="1234F1CB" w14:textId="77777777" w:rsidR="00E3183B" w:rsidRDefault="00E3183B" w:rsidP="00E3183B">
      <w:r>
        <w:t>y_pred_rf = pipe_rf.predict(X_test)</w:t>
      </w:r>
    </w:p>
    <w:p w14:paraId="142CBCA2" w14:textId="77777777" w:rsidR="00E3183B" w:rsidRDefault="00E3183B" w:rsidP="00E3183B"/>
    <w:p w14:paraId="134D5C0F" w14:textId="77777777" w:rsidR="00E3183B" w:rsidRDefault="00E3183B" w:rsidP="00E3183B"/>
    <w:p w14:paraId="19D170B0" w14:textId="77777777" w:rsidR="00E3183B" w:rsidRPr="00E3183B" w:rsidRDefault="00E3183B" w:rsidP="00E3183B">
      <w:pPr>
        <w:pStyle w:val="Heading2"/>
        <w:rPr>
          <w:sz w:val="24"/>
          <w:szCs w:val="10"/>
        </w:rPr>
      </w:pPr>
      <w:bookmarkStart w:id="46" w:name="_Toc216135910"/>
      <w:r>
        <w:rPr>
          <w:sz w:val="24"/>
          <w:szCs w:val="10"/>
        </w:rPr>
        <w:t>4</w:t>
      </w:r>
      <w:r w:rsidRPr="00E3183B">
        <w:rPr>
          <w:sz w:val="24"/>
          <w:szCs w:val="10"/>
        </w:rPr>
        <w:t>.6. Logistic Regression модел</w:t>
      </w:r>
      <w:bookmarkEnd w:id="46"/>
    </w:p>
    <w:p w14:paraId="12DCBD1F" w14:textId="77777777" w:rsidR="00E3183B" w:rsidRDefault="00E3183B" w:rsidP="00E3183B"/>
    <w:p w14:paraId="3950160B" w14:textId="77777777" w:rsidR="00E3183B" w:rsidRDefault="00E3183B" w:rsidP="00E3183B">
      <w:r>
        <w:t>from sklearn.linear_model import LogisticRegression</w:t>
      </w:r>
    </w:p>
    <w:p w14:paraId="506A7E49" w14:textId="77777777" w:rsidR="00E3183B" w:rsidRDefault="00E3183B" w:rsidP="00E3183B"/>
    <w:p w14:paraId="207B8BA4" w14:textId="77777777" w:rsidR="00E3183B" w:rsidRDefault="00E3183B" w:rsidP="00E3183B">
      <w:r>
        <w:t>pipe_lr = Pipeline([</w:t>
      </w:r>
    </w:p>
    <w:p w14:paraId="3EA8D33E" w14:textId="77777777" w:rsidR="00E3183B" w:rsidRDefault="00E3183B" w:rsidP="00E3183B">
      <w:r>
        <w:t xml:space="preserve">    ("preprocessor", preprocessor),</w:t>
      </w:r>
    </w:p>
    <w:p w14:paraId="6DBCC1FE" w14:textId="77777777" w:rsidR="00E3183B" w:rsidRDefault="00E3183B" w:rsidP="00E3183B">
      <w:r>
        <w:t xml:space="preserve">    ("clf", LogisticRegression(max_iter=500))</w:t>
      </w:r>
    </w:p>
    <w:p w14:paraId="7D6B309F" w14:textId="77777777" w:rsidR="00E3183B" w:rsidRDefault="00E3183B" w:rsidP="00E3183B">
      <w:r>
        <w:t>])</w:t>
      </w:r>
    </w:p>
    <w:p w14:paraId="14352DA3" w14:textId="77777777" w:rsidR="00E3183B" w:rsidRDefault="00E3183B" w:rsidP="00E3183B"/>
    <w:p w14:paraId="57249304" w14:textId="77777777" w:rsidR="00E3183B" w:rsidRDefault="00E3183B" w:rsidP="00E3183B">
      <w:r>
        <w:t>pipe_lr.fit(X_train, y_train)</w:t>
      </w:r>
    </w:p>
    <w:p w14:paraId="3128E143" w14:textId="77777777" w:rsidR="00E3183B" w:rsidRDefault="00E3183B" w:rsidP="00E3183B">
      <w:r>
        <w:t>y_pred_lr = pipe_lr.predict(X_test)</w:t>
      </w:r>
    </w:p>
    <w:p w14:paraId="085694E5" w14:textId="77777777" w:rsidR="00E3183B" w:rsidRDefault="00E3183B" w:rsidP="00E3183B"/>
    <w:p w14:paraId="7C9AC897" w14:textId="77777777" w:rsidR="00E3183B" w:rsidRDefault="00E3183B" w:rsidP="00E3183B">
      <w:pPr>
        <w:pStyle w:val="Heading2"/>
        <w:rPr>
          <w:sz w:val="24"/>
          <w:szCs w:val="10"/>
        </w:rPr>
      </w:pPr>
      <w:bookmarkStart w:id="47" w:name="_Toc216135911"/>
      <w:r>
        <w:rPr>
          <w:sz w:val="24"/>
          <w:szCs w:val="10"/>
        </w:rPr>
        <w:t>4</w:t>
      </w:r>
      <w:r w:rsidRPr="00E3183B">
        <w:rPr>
          <w:sz w:val="24"/>
          <w:szCs w:val="10"/>
        </w:rPr>
        <w:t>.7. Neural Network (MLP) модел</w:t>
      </w:r>
      <w:bookmarkEnd w:id="47"/>
    </w:p>
    <w:p w14:paraId="590E39EC" w14:textId="77777777" w:rsidR="00E3183B" w:rsidRDefault="00E3183B" w:rsidP="00E3183B"/>
    <w:p w14:paraId="11D0F053" w14:textId="77777777" w:rsidR="00E3183B" w:rsidRDefault="00E3183B" w:rsidP="00E3183B">
      <w:r>
        <w:lastRenderedPageBreak/>
        <w:t>from sklearn.neural_network import MLPClassifier</w:t>
      </w:r>
    </w:p>
    <w:p w14:paraId="17A04E9C" w14:textId="77777777" w:rsidR="00E3183B" w:rsidRDefault="00E3183B" w:rsidP="00E3183B"/>
    <w:p w14:paraId="7BF481D2" w14:textId="77777777" w:rsidR="00E3183B" w:rsidRDefault="00E3183B" w:rsidP="00E3183B">
      <w:r>
        <w:t>pipe_mlp = Pipeline([</w:t>
      </w:r>
    </w:p>
    <w:p w14:paraId="6E255C9B" w14:textId="77777777" w:rsidR="00E3183B" w:rsidRDefault="00E3183B" w:rsidP="00E3183B">
      <w:r>
        <w:t xml:space="preserve">    ("preprocessor", preprocessor),</w:t>
      </w:r>
    </w:p>
    <w:p w14:paraId="2A5EA850" w14:textId="77777777" w:rsidR="00E3183B" w:rsidRDefault="00E3183B" w:rsidP="00E3183B">
      <w:r>
        <w:t xml:space="preserve">    ("clf", MLPClassifier(hidden_layer_sizes=(100,), max_iter=300))</w:t>
      </w:r>
    </w:p>
    <w:p w14:paraId="0C6BBE3C" w14:textId="77777777" w:rsidR="00E3183B" w:rsidRDefault="00E3183B" w:rsidP="00E3183B">
      <w:r>
        <w:t>])</w:t>
      </w:r>
    </w:p>
    <w:p w14:paraId="1C6DCDFA" w14:textId="77777777" w:rsidR="00E3183B" w:rsidRDefault="00E3183B" w:rsidP="00E3183B"/>
    <w:p w14:paraId="3B83C2EB" w14:textId="77777777" w:rsidR="00E3183B" w:rsidRDefault="00E3183B" w:rsidP="00E3183B">
      <w:r>
        <w:t>pipe_mlp.fit(X_train, y_train)</w:t>
      </w:r>
    </w:p>
    <w:p w14:paraId="48D975B5" w14:textId="77777777" w:rsidR="00E3183B" w:rsidRDefault="00E3183B" w:rsidP="00E3183B">
      <w:r>
        <w:t>y_pred_mlp = pipe_mlp.predict(X_test)</w:t>
      </w:r>
    </w:p>
    <w:p w14:paraId="59856D68" w14:textId="77777777" w:rsidR="00E3183B" w:rsidRDefault="00E3183B" w:rsidP="00E3183B"/>
    <w:p w14:paraId="6EC301A6" w14:textId="77777777" w:rsidR="00E3183B" w:rsidRDefault="00E3183B" w:rsidP="00E3183B"/>
    <w:p w14:paraId="4A233976" w14:textId="77777777" w:rsidR="00E3183B" w:rsidRPr="00E3183B" w:rsidRDefault="00E3183B" w:rsidP="00E3183B">
      <w:pPr>
        <w:pStyle w:val="Heading2"/>
        <w:rPr>
          <w:sz w:val="24"/>
          <w:szCs w:val="10"/>
        </w:rPr>
      </w:pPr>
      <w:bookmarkStart w:id="48" w:name="_Toc216135912"/>
      <w:r>
        <w:rPr>
          <w:sz w:val="24"/>
          <w:szCs w:val="10"/>
        </w:rPr>
        <w:t>4</w:t>
      </w:r>
      <w:r w:rsidRPr="00E3183B">
        <w:rPr>
          <w:sz w:val="24"/>
          <w:szCs w:val="10"/>
        </w:rPr>
        <w:t>.8. Евалуација на моделите</w:t>
      </w:r>
      <w:bookmarkEnd w:id="48"/>
    </w:p>
    <w:p w14:paraId="44603CF5" w14:textId="77777777" w:rsidR="00E3183B" w:rsidRDefault="00E3183B" w:rsidP="00E3183B">
      <w:r>
        <w:t>from sklearn.metrics import accuracy_score, classification_report</w:t>
      </w:r>
    </w:p>
    <w:p w14:paraId="3B0F5BB8" w14:textId="77777777" w:rsidR="00E3183B" w:rsidRDefault="00E3183B" w:rsidP="00E3183B"/>
    <w:p w14:paraId="573E7E14" w14:textId="77777777" w:rsidR="00E3183B" w:rsidRDefault="00E3183B" w:rsidP="00E3183B">
      <w:r>
        <w:t>def evaluate(name, y_pred):</w:t>
      </w:r>
    </w:p>
    <w:p w14:paraId="1377B61C" w14:textId="77777777" w:rsidR="00E3183B" w:rsidRDefault="00E3183B" w:rsidP="00E3183B">
      <w:r>
        <w:t xml:space="preserve">    print(f"=== {name} ===")</w:t>
      </w:r>
    </w:p>
    <w:p w14:paraId="729218C6" w14:textId="77777777" w:rsidR="00E3183B" w:rsidRDefault="00E3183B" w:rsidP="00E3183B">
      <w:r>
        <w:t xml:space="preserve">    print("Accuracy:", accuracy_score(y_test, y_pred))</w:t>
      </w:r>
    </w:p>
    <w:p w14:paraId="69CD6481" w14:textId="77777777" w:rsidR="00E3183B" w:rsidRDefault="00E3183B" w:rsidP="00E3183B">
      <w:r>
        <w:t xml:space="preserve">    print(classification_report(y_test, y_pred))</w:t>
      </w:r>
    </w:p>
    <w:p w14:paraId="07959D61" w14:textId="77777777" w:rsidR="00E3183B" w:rsidRDefault="00E3183B" w:rsidP="00E3183B"/>
    <w:p w14:paraId="11C35707" w14:textId="77777777" w:rsidR="00E3183B" w:rsidRDefault="00E3183B" w:rsidP="00E3183B">
      <w:r>
        <w:t>evaluate("Decision Tree", y_pred_dt)</w:t>
      </w:r>
    </w:p>
    <w:p w14:paraId="0DEE5148" w14:textId="77777777" w:rsidR="00E3183B" w:rsidRDefault="00E3183B" w:rsidP="00E3183B">
      <w:r>
        <w:t>evaluate("Random Forest", y_pred_rf)</w:t>
      </w:r>
    </w:p>
    <w:p w14:paraId="0AB0F14E" w14:textId="77777777" w:rsidR="00E3183B" w:rsidRDefault="00E3183B" w:rsidP="00E3183B">
      <w:r>
        <w:t>evaluate("Logistic Regression", y_pred_lr)</w:t>
      </w:r>
    </w:p>
    <w:p w14:paraId="4125EF03" w14:textId="77777777" w:rsidR="00E3183B" w:rsidRDefault="00E3183B" w:rsidP="00E3183B">
      <w:r>
        <w:t>evaluate("Neural Network (MLP)", y_pred_mlp)</w:t>
      </w:r>
    </w:p>
    <w:p w14:paraId="674F3056" w14:textId="77777777" w:rsidR="00E3183B" w:rsidRDefault="00E3183B" w:rsidP="00E3183B"/>
    <w:p w14:paraId="63FE42CF" w14:textId="77777777" w:rsidR="00E3183B" w:rsidRDefault="00E3183B" w:rsidP="00E3183B"/>
    <w:p w14:paraId="2C55EACC" w14:textId="77777777" w:rsidR="00E3183B" w:rsidRDefault="00E00488" w:rsidP="00E00488">
      <w:pPr>
        <w:pStyle w:val="Heading1"/>
        <w:jc w:val="left"/>
        <w:rPr>
          <w:i w:val="0"/>
          <w:iCs/>
          <w:sz w:val="24"/>
          <w:szCs w:val="21"/>
        </w:rPr>
      </w:pPr>
      <w:bookmarkStart w:id="49" w:name="_Toc216135913"/>
      <w:r w:rsidRPr="00E00488">
        <w:rPr>
          <w:i w:val="0"/>
          <w:iCs/>
          <w:sz w:val="24"/>
          <w:szCs w:val="21"/>
        </w:rPr>
        <w:t>5. Резултати</w:t>
      </w:r>
      <w:bookmarkEnd w:id="49"/>
    </w:p>
    <w:p w14:paraId="771D67A7" w14:textId="77777777" w:rsidR="00E00488" w:rsidRPr="00E00488" w:rsidRDefault="00E00488" w:rsidP="00E00488">
      <w:pPr>
        <w:pStyle w:val="Heading2"/>
        <w:rPr>
          <w:sz w:val="24"/>
          <w:szCs w:val="10"/>
          <w:lang w:val="mk-MK"/>
        </w:rPr>
      </w:pPr>
      <w:bookmarkStart w:id="50" w:name="_Toc216135914"/>
      <w:r w:rsidRPr="00E00488">
        <w:rPr>
          <w:sz w:val="24"/>
          <w:szCs w:val="10"/>
        </w:rPr>
        <w:t xml:space="preserve">5.1. Класификациски </w:t>
      </w:r>
      <w:r>
        <w:rPr>
          <w:sz w:val="24"/>
          <w:szCs w:val="10"/>
          <w:lang w:val="mk-MK"/>
        </w:rPr>
        <w:t>резултати</w:t>
      </w:r>
      <w:bookmarkEnd w:id="50"/>
    </w:p>
    <w:p w14:paraId="3E1E5FD0" w14:textId="77777777" w:rsidR="00E00488" w:rsidRDefault="00E00488" w:rsidP="00E00488">
      <w:pPr>
        <w:pStyle w:val="NormalWeb"/>
        <w:ind w:firstLine="720"/>
        <w:jc w:val="both"/>
      </w:pPr>
      <w:r>
        <w:t>Во ова поглавје се прикажани резултатите добиени од четирите модели на машинско учење кои беа обучени врз податоците. За секој модел се прикажани метриките: точност (Accuracy), прецизност (Precision), чувствителност (Recall) и F1-score.</w:t>
      </w:r>
    </w:p>
    <w:p w14:paraId="2E4E8901" w14:textId="77777777" w:rsidR="00E00488" w:rsidRDefault="00E00488" w:rsidP="00E00488">
      <w:pPr>
        <w:pStyle w:val="NormalWeb"/>
      </w:pPr>
      <w:r>
        <w:t>Прво е дадена табела за полесна споредба, а потоа следат деталните резултати за секој модел.</w:t>
      </w:r>
    </w:p>
    <w:p w14:paraId="15EAA80F" w14:textId="77777777" w:rsidR="00E00488" w:rsidRPr="00E00488" w:rsidRDefault="00E00488" w:rsidP="00E00488"/>
    <w:p w14:paraId="663DFFDE" w14:textId="77777777" w:rsidR="00E3183B" w:rsidRPr="00E00488" w:rsidRDefault="00E00488" w:rsidP="00E00488">
      <w:pPr>
        <w:pStyle w:val="Heading3"/>
        <w:rPr>
          <w:sz w:val="24"/>
          <w:szCs w:val="16"/>
          <w:lang w:val="mk-MK"/>
        </w:rPr>
      </w:pPr>
      <w:bookmarkStart w:id="51" w:name="_Toc216135915"/>
      <w:r w:rsidRPr="00E00488">
        <w:rPr>
          <w:sz w:val="24"/>
          <w:szCs w:val="16"/>
          <w:lang w:val="mk-MK"/>
        </w:rPr>
        <w:t xml:space="preserve">5.1.1. </w:t>
      </w:r>
      <w:r w:rsidRPr="00E00488">
        <w:rPr>
          <w:sz w:val="24"/>
          <w:szCs w:val="16"/>
        </w:rPr>
        <w:t>Споредбена табела на резултатите</w:t>
      </w:r>
      <w:bookmarkEnd w:id="51"/>
    </w:p>
    <w:p w14:paraId="738DDF3B" w14:textId="77777777" w:rsidR="00E3183B" w:rsidRDefault="00E3183B" w:rsidP="003B4B23">
      <w:pPr>
        <w:pStyle w:val="Heading3"/>
        <w:rPr>
          <w:rStyle w:val="Strong"/>
          <w:b w:val="0"/>
          <w:bCs w:val="0"/>
          <w:lang w:val="mk-MK"/>
        </w:rPr>
      </w:pPr>
    </w:p>
    <w:tbl>
      <w:tblPr>
        <w:tblW w:w="0" w:type="auto"/>
        <w:tblLook w:val="04A0" w:firstRow="1" w:lastRow="0" w:firstColumn="1" w:lastColumn="0" w:noHBand="0" w:noVBand="1"/>
      </w:tblPr>
      <w:tblGrid>
        <w:gridCol w:w="2629"/>
        <w:gridCol w:w="1189"/>
        <w:gridCol w:w="1689"/>
        <w:gridCol w:w="1383"/>
        <w:gridCol w:w="1623"/>
      </w:tblGrid>
      <w:tr w:rsidR="00E00488" w:rsidRPr="00E00488" w14:paraId="29A05225" w14:textId="77777777">
        <w:tc>
          <w:tcPr>
            <w:tcW w:w="0" w:type="auto"/>
            <w:tcBorders>
              <w:bottom w:val="single" w:sz="12" w:space="0" w:color="000000"/>
              <w:right w:val="single" w:sz="12" w:space="0" w:color="000000"/>
            </w:tcBorders>
            <w:hideMark/>
          </w:tcPr>
          <w:p w14:paraId="24B9D6BE" w14:textId="77777777" w:rsidR="00E00488" w:rsidRPr="00E00488" w:rsidRDefault="00E00488">
            <w:pPr>
              <w:jc w:val="center"/>
              <w:rPr>
                <w:rFonts w:ascii="Times New Roman" w:hAnsi="Times New Roman"/>
                <w:b/>
                <w:bCs/>
                <w:sz w:val="24"/>
                <w:szCs w:val="24"/>
              </w:rPr>
            </w:pPr>
            <w:r w:rsidRPr="00E00488">
              <w:rPr>
                <w:rFonts w:ascii="Times New Roman" w:hAnsi="Times New Roman"/>
                <w:b/>
                <w:bCs/>
                <w:sz w:val="24"/>
                <w:szCs w:val="24"/>
              </w:rPr>
              <w:t>Модел</w:t>
            </w:r>
          </w:p>
        </w:tc>
        <w:tc>
          <w:tcPr>
            <w:tcW w:w="0" w:type="auto"/>
            <w:tcBorders>
              <w:bottom w:val="single" w:sz="12" w:space="0" w:color="000000"/>
            </w:tcBorders>
            <w:hideMark/>
          </w:tcPr>
          <w:p w14:paraId="086FF7B1" w14:textId="77777777" w:rsidR="00E00488" w:rsidRPr="00E00488" w:rsidRDefault="00E00488">
            <w:pPr>
              <w:jc w:val="center"/>
              <w:rPr>
                <w:rFonts w:ascii="Times New Roman" w:hAnsi="Times New Roman"/>
                <w:b/>
                <w:bCs/>
                <w:sz w:val="24"/>
                <w:szCs w:val="24"/>
              </w:rPr>
            </w:pPr>
            <w:r w:rsidRPr="00E00488">
              <w:rPr>
                <w:rFonts w:ascii="Times New Roman" w:hAnsi="Times New Roman"/>
                <w:b/>
                <w:bCs/>
                <w:sz w:val="24"/>
                <w:szCs w:val="24"/>
              </w:rPr>
              <w:t>Accuracy</w:t>
            </w:r>
          </w:p>
        </w:tc>
        <w:tc>
          <w:tcPr>
            <w:tcW w:w="0" w:type="auto"/>
            <w:tcBorders>
              <w:bottom w:val="single" w:sz="12" w:space="0" w:color="000000"/>
            </w:tcBorders>
            <w:hideMark/>
          </w:tcPr>
          <w:p w14:paraId="4A7DEB69" w14:textId="77777777" w:rsidR="00E00488" w:rsidRPr="00E00488" w:rsidRDefault="00E00488">
            <w:pPr>
              <w:jc w:val="center"/>
              <w:rPr>
                <w:rFonts w:ascii="Times New Roman" w:hAnsi="Times New Roman"/>
                <w:b/>
                <w:bCs/>
                <w:sz w:val="24"/>
                <w:szCs w:val="24"/>
              </w:rPr>
            </w:pPr>
            <w:r w:rsidRPr="00E00488">
              <w:rPr>
                <w:rFonts w:ascii="Times New Roman" w:hAnsi="Times New Roman"/>
                <w:b/>
                <w:bCs/>
                <w:sz w:val="24"/>
                <w:szCs w:val="24"/>
              </w:rPr>
              <w:t>Precision (0/1)</w:t>
            </w:r>
          </w:p>
        </w:tc>
        <w:tc>
          <w:tcPr>
            <w:tcW w:w="0" w:type="auto"/>
            <w:tcBorders>
              <w:bottom w:val="single" w:sz="12" w:space="0" w:color="000000"/>
            </w:tcBorders>
            <w:hideMark/>
          </w:tcPr>
          <w:p w14:paraId="5BBCF821" w14:textId="77777777" w:rsidR="00E00488" w:rsidRPr="00E00488" w:rsidRDefault="00E00488">
            <w:pPr>
              <w:jc w:val="center"/>
              <w:rPr>
                <w:rFonts w:ascii="Times New Roman" w:hAnsi="Times New Roman"/>
                <w:b/>
                <w:bCs/>
                <w:sz w:val="24"/>
                <w:szCs w:val="24"/>
              </w:rPr>
            </w:pPr>
            <w:r w:rsidRPr="00E00488">
              <w:rPr>
                <w:rFonts w:ascii="Times New Roman" w:hAnsi="Times New Roman"/>
                <w:b/>
                <w:bCs/>
                <w:sz w:val="24"/>
                <w:szCs w:val="24"/>
              </w:rPr>
              <w:t>Recall (0/1)</w:t>
            </w:r>
          </w:p>
        </w:tc>
        <w:tc>
          <w:tcPr>
            <w:tcW w:w="0" w:type="auto"/>
            <w:tcBorders>
              <w:bottom w:val="single" w:sz="12" w:space="0" w:color="000000"/>
            </w:tcBorders>
            <w:hideMark/>
          </w:tcPr>
          <w:p w14:paraId="7B87F3C9" w14:textId="77777777" w:rsidR="00E00488" w:rsidRPr="00E00488" w:rsidRDefault="00E00488">
            <w:pPr>
              <w:jc w:val="center"/>
              <w:rPr>
                <w:rFonts w:ascii="Times New Roman" w:hAnsi="Times New Roman"/>
                <w:b/>
                <w:bCs/>
                <w:sz w:val="24"/>
                <w:szCs w:val="24"/>
              </w:rPr>
            </w:pPr>
            <w:r w:rsidRPr="00E00488">
              <w:rPr>
                <w:rFonts w:ascii="Times New Roman" w:hAnsi="Times New Roman"/>
                <w:b/>
                <w:bCs/>
                <w:sz w:val="24"/>
                <w:szCs w:val="24"/>
              </w:rPr>
              <w:t>F1-score (0/1)</w:t>
            </w:r>
          </w:p>
        </w:tc>
      </w:tr>
      <w:tr w:rsidR="00E00488" w:rsidRPr="00E00488" w14:paraId="05D56D67" w14:textId="77777777">
        <w:tc>
          <w:tcPr>
            <w:tcW w:w="0" w:type="auto"/>
            <w:tcBorders>
              <w:right w:val="single" w:sz="12" w:space="0" w:color="000000"/>
            </w:tcBorders>
            <w:hideMark/>
          </w:tcPr>
          <w:p w14:paraId="067C0D1E" w14:textId="77777777" w:rsidR="00E00488" w:rsidRPr="00E00488" w:rsidRDefault="00E00488">
            <w:pPr>
              <w:jc w:val="left"/>
              <w:rPr>
                <w:rFonts w:ascii="Times New Roman" w:hAnsi="Times New Roman"/>
                <w:b/>
                <w:bCs/>
                <w:sz w:val="24"/>
                <w:szCs w:val="24"/>
              </w:rPr>
            </w:pPr>
            <w:r w:rsidRPr="00E00488">
              <w:rPr>
                <w:rFonts w:ascii="Times New Roman" w:hAnsi="Times New Roman"/>
                <w:b/>
                <w:bCs/>
                <w:sz w:val="24"/>
                <w:szCs w:val="24"/>
              </w:rPr>
              <w:t>Decision Tree</w:t>
            </w:r>
          </w:p>
        </w:tc>
        <w:tc>
          <w:tcPr>
            <w:tcW w:w="0" w:type="auto"/>
            <w:hideMark/>
          </w:tcPr>
          <w:p w14:paraId="600FE9CD" w14:textId="77777777" w:rsidR="00E00488" w:rsidRPr="00E00488" w:rsidRDefault="00E00488">
            <w:pPr>
              <w:jc w:val="left"/>
              <w:rPr>
                <w:rFonts w:ascii="Times New Roman" w:hAnsi="Times New Roman"/>
                <w:sz w:val="24"/>
                <w:szCs w:val="24"/>
              </w:rPr>
            </w:pPr>
            <w:r w:rsidRPr="00E00488">
              <w:rPr>
                <w:rFonts w:ascii="Times New Roman" w:hAnsi="Times New Roman"/>
                <w:sz w:val="24"/>
                <w:szCs w:val="24"/>
              </w:rPr>
              <w:t>0.792</w:t>
            </w:r>
          </w:p>
        </w:tc>
        <w:tc>
          <w:tcPr>
            <w:tcW w:w="0" w:type="auto"/>
            <w:hideMark/>
          </w:tcPr>
          <w:p w14:paraId="5D893643" w14:textId="77777777" w:rsidR="00E00488" w:rsidRPr="00E00488" w:rsidRDefault="00E00488">
            <w:pPr>
              <w:jc w:val="left"/>
              <w:rPr>
                <w:rFonts w:ascii="Times New Roman" w:hAnsi="Times New Roman"/>
                <w:sz w:val="24"/>
                <w:szCs w:val="24"/>
              </w:rPr>
            </w:pPr>
            <w:r w:rsidRPr="00E00488">
              <w:rPr>
                <w:rFonts w:ascii="Times New Roman" w:hAnsi="Times New Roman"/>
                <w:sz w:val="24"/>
                <w:szCs w:val="24"/>
              </w:rPr>
              <w:t>0.68 / 0.96</w:t>
            </w:r>
          </w:p>
        </w:tc>
        <w:tc>
          <w:tcPr>
            <w:tcW w:w="0" w:type="auto"/>
            <w:hideMark/>
          </w:tcPr>
          <w:p w14:paraId="73F38B8B" w14:textId="77777777" w:rsidR="00E00488" w:rsidRPr="00E00488" w:rsidRDefault="00E00488">
            <w:pPr>
              <w:jc w:val="left"/>
              <w:rPr>
                <w:rFonts w:ascii="Times New Roman" w:hAnsi="Times New Roman"/>
                <w:sz w:val="24"/>
                <w:szCs w:val="24"/>
              </w:rPr>
            </w:pPr>
            <w:r w:rsidRPr="00E00488">
              <w:rPr>
                <w:rFonts w:ascii="Times New Roman" w:hAnsi="Times New Roman"/>
                <w:sz w:val="24"/>
                <w:szCs w:val="24"/>
              </w:rPr>
              <w:t>0.96 / 0.66</w:t>
            </w:r>
          </w:p>
        </w:tc>
        <w:tc>
          <w:tcPr>
            <w:tcW w:w="0" w:type="auto"/>
            <w:hideMark/>
          </w:tcPr>
          <w:p w14:paraId="613D4037" w14:textId="77777777" w:rsidR="00E00488" w:rsidRPr="00E00488" w:rsidRDefault="00E00488">
            <w:pPr>
              <w:jc w:val="left"/>
              <w:rPr>
                <w:rFonts w:ascii="Times New Roman" w:hAnsi="Times New Roman"/>
                <w:sz w:val="24"/>
                <w:szCs w:val="24"/>
              </w:rPr>
            </w:pPr>
            <w:r w:rsidRPr="00E00488">
              <w:rPr>
                <w:rFonts w:ascii="Times New Roman" w:hAnsi="Times New Roman"/>
                <w:sz w:val="24"/>
                <w:szCs w:val="24"/>
              </w:rPr>
              <w:t>0.80 / 0.78</w:t>
            </w:r>
          </w:p>
        </w:tc>
      </w:tr>
      <w:tr w:rsidR="00E00488" w:rsidRPr="00E00488" w14:paraId="0475683E" w14:textId="77777777">
        <w:tc>
          <w:tcPr>
            <w:tcW w:w="0" w:type="auto"/>
            <w:tcBorders>
              <w:right w:val="single" w:sz="12" w:space="0" w:color="000000"/>
            </w:tcBorders>
            <w:hideMark/>
          </w:tcPr>
          <w:p w14:paraId="67D2BFB7" w14:textId="77777777" w:rsidR="00E00488" w:rsidRPr="00E00488" w:rsidRDefault="00E00488">
            <w:pPr>
              <w:jc w:val="left"/>
              <w:rPr>
                <w:rFonts w:ascii="Times New Roman" w:hAnsi="Times New Roman"/>
                <w:b/>
                <w:bCs/>
                <w:sz w:val="24"/>
                <w:szCs w:val="24"/>
              </w:rPr>
            </w:pPr>
            <w:r w:rsidRPr="00E00488">
              <w:rPr>
                <w:rFonts w:ascii="Times New Roman" w:hAnsi="Times New Roman"/>
                <w:b/>
                <w:bCs/>
                <w:sz w:val="24"/>
                <w:szCs w:val="24"/>
              </w:rPr>
              <w:t>Random Forest</w:t>
            </w:r>
          </w:p>
        </w:tc>
        <w:tc>
          <w:tcPr>
            <w:tcW w:w="0" w:type="auto"/>
            <w:hideMark/>
          </w:tcPr>
          <w:p w14:paraId="1B11AB45" w14:textId="77777777" w:rsidR="00E00488" w:rsidRPr="00E00488" w:rsidRDefault="00E00488">
            <w:pPr>
              <w:jc w:val="left"/>
              <w:rPr>
                <w:rFonts w:ascii="Times New Roman" w:hAnsi="Times New Roman"/>
                <w:sz w:val="24"/>
                <w:szCs w:val="24"/>
              </w:rPr>
            </w:pPr>
            <w:r w:rsidRPr="00E00488">
              <w:rPr>
                <w:rFonts w:ascii="Times New Roman" w:hAnsi="Times New Roman"/>
                <w:sz w:val="24"/>
                <w:szCs w:val="24"/>
              </w:rPr>
              <w:t>0.774</w:t>
            </w:r>
          </w:p>
        </w:tc>
        <w:tc>
          <w:tcPr>
            <w:tcW w:w="0" w:type="auto"/>
            <w:hideMark/>
          </w:tcPr>
          <w:p w14:paraId="0FE43D1A" w14:textId="77777777" w:rsidR="00E00488" w:rsidRPr="00E00488" w:rsidRDefault="00E00488">
            <w:pPr>
              <w:jc w:val="left"/>
              <w:rPr>
                <w:rFonts w:ascii="Times New Roman" w:hAnsi="Times New Roman"/>
                <w:sz w:val="24"/>
                <w:szCs w:val="24"/>
              </w:rPr>
            </w:pPr>
            <w:r w:rsidRPr="00E00488">
              <w:rPr>
                <w:rFonts w:ascii="Times New Roman" w:hAnsi="Times New Roman"/>
                <w:sz w:val="24"/>
                <w:szCs w:val="24"/>
              </w:rPr>
              <w:t>0.66 / 0.97</w:t>
            </w:r>
          </w:p>
        </w:tc>
        <w:tc>
          <w:tcPr>
            <w:tcW w:w="0" w:type="auto"/>
            <w:hideMark/>
          </w:tcPr>
          <w:p w14:paraId="4208C96A" w14:textId="77777777" w:rsidR="00E00488" w:rsidRPr="00E00488" w:rsidRDefault="00E00488">
            <w:pPr>
              <w:jc w:val="left"/>
              <w:rPr>
                <w:rFonts w:ascii="Times New Roman" w:hAnsi="Times New Roman"/>
                <w:sz w:val="24"/>
                <w:szCs w:val="24"/>
              </w:rPr>
            </w:pPr>
            <w:r w:rsidRPr="00E00488">
              <w:rPr>
                <w:rFonts w:ascii="Times New Roman" w:hAnsi="Times New Roman"/>
                <w:sz w:val="24"/>
                <w:szCs w:val="24"/>
              </w:rPr>
              <w:t>0.97 / 0.62</w:t>
            </w:r>
          </w:p>
        </w:tc>
        <w:tc>
          <w:tcPr>
            <w:tcW w:w="0" w:type="auto"/>
            <w:hideMark/>
          </w:tcPr>
          <w:p w14:paraId="6623BF79" w14:textId="77777777" w:rsidR="00E00488" w:rsidRPr="00E00488" w:rsidRDefault="00E00488">
            <w:pPr>
              <w:jc w:val="left"/>
              <w:rPr>
                <w:rFonts w:ascii="Times New Roman" w:hAnsi="Times New Roman"/>
                <w:sz w:val="24"/>
                <w:szCs w:val="24"/>
              </w:rPr>
            </w:pPr>
            <w:r w:rsidRPr="00E00488">
              <w:rPr>
                <w:rFonts w:ascii="Times New Roman" w:hAnsi="Times New Roman"/>
                <w:sz w:val="24"/>
                <w:szCs w:val="24"/>
              </w:rPr>
              <w:t>0.79 / 0.76</w:t>
            </w:r>
          </w:p>
        </w:tc>
      </w:tr>
      <w:tr w:rsidR="00E00488" w:rsidRPr="00E00488" w14:paraId="39115148" w14:textId="77777777">
        <w:tc>
          <w:tcPr>
            <w:tcW w:w="0" w:type="auto"/>
            <w:tcBorders>
              <w:right w:val="single" w:sz="12" w:space="0" w:color="000000"/>
            </w:tcBorders>
            <w:hideMark/>
          </w:tcPr>
          <w:p w14:paraId="272CB97D" w14:textId="77777777" w:rsidR="00E00488" w:rsidRPr="00E00488" w:rsidRDefault="00E00488">
            <w:pPr>
              <w:jc w:val="left"/>
              <w:rPr>
                <w:rFonts w:ascii="Times New Roman" w:hAnsi="Times New Roman"/>
                <w:b/>
                <w:bCs/>
                <w:sz w:val="24"/>
                <w:szCs w:val="24"/>
              </w:rPr>
            </w:pPr>
            <w:r w:rsidRPr="00E00488">
              <w:rPr>
                <w:rFonts w:ascii="Times New Roman" w:hAnsi="Times New Roman"/>
                <w:b/>
                <w:bCs/>
                <w:sz w:val="24"/>
                <w:szCs w:val="24"/>
              </w:rPr>
              <w:t>Logistic Regression</w:t>
            </w:r>
          </w:p>
        </w:tc>
        <w:tc>
          <w:tcPr>
            <w:tcW w:w="0" w:type="auto"/>
            <w:hideMark/>
          </w:tcPr>
          <w:p w14:paraId="79D4B544" w14:textId="77777777" w:rsidR="00E00488" w:rsidRPr="00E00488" w:rsidRDefault="00E00488">
            <w:pPr>
              <w:jc w:val="left"/>
              <w:rPr>
                <w:rFonts w:ascii="Times New Roman" w:hAnsi="Times New Roman"/>
                <w:sz w:val="24"/>
                <w:szCs w:val="24"/>
              </w:rPr>
            </w:pPr>
            <w:r w:rsidRPr="00E00488">
              <w:rPr>
                <w:rFonts w:ascii="Times New Roman" w:hAnsi="Times New Roman"/>
                <w:sz w:val="24"/>
                <w:szCs w:val="24"/>
              </w:rPr>
              <w:t>0.754</w:t>
            </w:r>
          </w:p>
        </w:tc>
        <w:tc>
          <w:tcPr>
            <w:tcW w:w="0" w:type="auto"/>
            <w:hideMark/>
          </w:tcPr>
          <w:p w14:paraId="703AEF21" w14:textId="77777777" w:rsidR="00E00488" w:rsidRPr="00E00488" w:rsidRDefault="00E00488">
            <w:pPr>
              <w:jc w:val="left"/>
              <w:rPr>
                <w:rFonts w:ascii="Times New Roman" w:hAnsi="Times New Roman"/>
                <w:sz w:val="24"/>
                <w:szCs w:val="24"/>
              </w:rPr>
            </w:pPr>
            <w:r w:rsidRPr="00E00488">
              <w:rPr>
                <w:rFonts w:ascii="Times New Roman" w:hAnsi="Times New Roman"/>
                <w:sz w:val="24"/>
                <w:szCs w:val="24"/>
              </w:rPr>
              <w:t>0.65 / 0.92</w:t>
            </w:r>
          </w:p>
        </w:tc>
        <w:tc>
          <w:tcPr>
            <w:tcW w:w="0" w:type="auto"/>
            <w:hideMark/>
          </w:tcPr>
          <w:p w14:paraId="1FF4C7E4" w14:textId="77777777" w:rsidR="00E00488" w:rsidRPr="00E00488" w:rsidRDefault="00E00488">
            <w:pPr>
              <w:jc w:val="left"/>
              <w:rPr>
                <w:rFonts w:ascii="Times New Roman" w:hAnsi="Times New Roman"/>
                <w:sz w:val="24"/>
                <w:szCs w:val="24"/>
              </w:rPr>
            </w:pPr>
            <w:r w:rsidRPr="00E00488">
              <w:rPr>
                <w:rFonts w:ascii="Times New Roman" w:hAnsi="Times New Roman"/>
                <w:sz w:val="24"/>
                <w:szCs w:val="24"/>
              </w:rPr>
              <w:t>0.93 / 0.62</w:t>
            </w:r>
          </w:p>
        </w:tc>
        <w:tc>
          <w:tcPr>
            <w:tcW w:w="0" w:type="auto"/>
            <w:hideMark/>
          </w:tcPr>
          <w:p w14:paraId="0CA535E5" w14:textId="77777777" w:rsidR="00E00488" w:rsidRPr="00E00488" w:rsidRDefault="00E00488">
            <w:pPr>
              <w:jc w:val="left"/>
              <w:rPr>
                <w:rFonts w:ascii="Times New Roman" w:hAnsi="Times New Roman"/>
                <w:sz w:val="24"/>
                <w:szCs w:val="24"/>
              </w:rPr>
            </w:pPr>
            <w:r w:rsidRPr="00E00488">
              <w:rPr>
                <w:rFonts w:ascii="Times New Roman" w:hAnsi="Times New Roman"/>
                <w:sz w:val="24"/>
                <w:szCs w:val="24"/>
              </w:rPr>
              <w:t>0.76 / 0.74</w:t>
            </w:r>
          </w:p>
        </w:tc>
      </w:tr>
      <w:tr w:rsidR="00E00488" w:rsidRPr="00E00488" w14:paraId="30CB87C7" w14:textId="77777777">
        <w:tc>
          <w:tcPr>
            <w:tcW w:w="0" w:type="auto"/>
            <w:tcBorders>
              <w:right w:val="single" w:sz="12" w:space="0" w:color="000000"/>
            </w:tcBorders>
            <w:hideMark/>
          </w:tcPr>
          <w:p w14:paraId="68680EBF" w14:textId="77777777" w:rsidR="00E00488" w:rsidRPr="00E00488" w:rsidRDefault="00E00488">
            <w:pPr>
              <w:jc w:val="left"/>
              <w:rPr>
                <w:rFonts w:ascii="Times New Roman" w:hAnsi="Times New Roman"/>
                <w:b/>
                <w:bCs/>
                <w:sz w:val="24"/>
                <w:szCs w:val="24"/>
              </w:rPr>
            </w:pPr>
            <w:r w:rsidRPr="00E00488">
              <w:rPr>
                <w:rFonts w:ascii="Times New Roman" w:hAnsi="Times New Roman"/>
                <w:b/>
                <w:bCs/>
                <w:sz w:val="24"/>
                <w:szCs w:val="24"/>
              </w:rPr>
              <w:t>Neural Network (MLP)</w:t>
            </w:r>
          </w:p>
        </w:tc>
        <w:tc>
          <w:tcPr>
            <w:tcW w:w="0" w:type="auto"/>
            <w:hideMark/>
          </w:tcPr>
          <w:p w14:paraId="7B0A9C2F" w14:textId="77777777" w:rsidR="00E00488" w:rsidRPr="00E00488" w:rsidRDefault="00E00488">
            <w:pPr>
              <w:jc w:val="left"/>
              <w:rPr>
                <w:rFonts w:ascii="Times New Roman" w:hAnsi="Times New Roman"/>
                <w:color w:val="FF0000"/>
                <w:sz w:val="24"/>
                <w:szCs w:val="24"/>
              </w:rPr>
            </w:pPr>
            <w:r w:rsidRPr="00E00488">
              <w:rPr>
                <w:rFonts w:ascii="Times New Roman" w:hAnsi="Times New Roman"/>
                <w:b/>
                <w:bCs/>
                <w:color w:val="FF0000"/>
                <w:sz w:val="24"/>
                <w:szCs w:val="24"/>
              </w:rPr>
              <w:t>0.808</w:t>
            </w:r>
          </w:p>
        </w:tc>
        <w:tc>
          <w:tcPr>
            <w:tcW w:w="0" w:type="auto"/>
            <w:hideMark/>
          </w:tcPr>
          <w:p w14:paraId="6116BF5E" w14:textId="77777777" w:rsidR="00E00488" w:rsidRPr="00E00488" w:rsidRDefault="00E00488">
            <w:pPr>
              <w:jc w:val="left"/>
              <w:rPr>
                <w:rFonts w:ascii="Times New Roman" w:hAnsi="Times New Roman"/>
                <w:sz w:val="24"/>
                <w:szCs w:val="24"/>
              </w:rPr>
            </w:pPr>
            <w:r w:rsidRPr="00E00488">
              <w:rPr>
                <w:rFonts w:ascii="Times New Roman" w:hAnsi="Times New Roman"/>
                <w:sz w:val="24"/>
                <w:szCs w:val="24"/>
              </w:rPr>
              <w:t>0.71 / 0.93</w:t>
            </w:r>
          </w:p>
        </w:tc>
        <w:tc>
          <w:tcPr>
            <w:tcW w:w="0" w:type="auto"/>
            <w:hideMark/>
          </w:tcPr>
          <w:p w14:paraId="40B86293" w14:textId="77777777" w:rsidR="00E00488" w:rsidRPr="00E00488" w:rsidRDefault="00E00488">
            <w:pPr>
              <w:jc w:val="left"/>
              <w:rPr>
                <w:rFonts w:ascii="Times New Roman" w:hAnsi="Times New Roman"/>
                <w:sz w:val="24"/>
                <w:szCs w:val="24"/>
              </w:rPr>
            </w:pPr>
            <w:r w:rsidRPr="00E00488">
              <w:rPr>
                <w:rFonts w:ascii="Times New Roman" w:hAnsi="Times New Roman"/>
                <w:sz w:val="24"/>
                <w:szCs w:val="24"/>
              </w:rPr>
              <w:t>0.93 / 0.72</w:t>
            </w:r>
          </w:p>
        </w:tc>
        <w:tc>
          <w:tcPr>
            <w:tcW w:w="0" w:type="auto"/>
            <w:hideMark/>
          </w:tcPr>
          <w:p w14:paraId="7CAA6AAE" w14:textId="77777777" w:rsidR="00E00488" w:rsidRPr="00E00488" w:rsidRDefault="00E00488">
            <w:pPr>
              <w:jc w:val="left"/>
              <w:rPr>
                <w:rFonts w:ascii="Times New Roman" w:hAnsi="Times New Roman"/>
                <w:sz w:val="24"/>
                <w:szCs w:val="24"/>
              </w:rPr>
            </w:pPr>
            <w:r w:rsidRPr="00E00488">
              <w:rPr>
                <w:rFonts w:ascii="Times New Roman" w:hAnsi="Times New Roman"/>
                <w:sz w:val="24"/>
                <w:szCs w:val="24"/>
              </w:rPr>
              <w:t>0.81 / 0.81</w:t>
            </w:r>
          </w:p>
        </w:tc>
      </w:tr>
    </w:tbl>
    <w:p w14:paraId="0B24ACCC" w14:textId="5CC85113" w:rsidR="00E00488" w:rsidRPr="00602783" w:rsidRDefault="00602783" w:rsidP="00602783">
      <w:pPr>
        <w:jc w:val="center"/>
        <w:rPr>
          <w:i/>
          <w:iCs/>
          <w:lang w:val="mk-MK"/>
        </w:rPr>
      </w:pPr>
      <w:r w:rsidRPr="00602783">
        <w:rPr>
          <w:i/>
          <w:iCs/>
          <w:lang w:val="mk-MK"/>
        </w:rPr>
        <w:t>Табела 1: Споредба на резултатите</w:t>
      </w:r>
      <w:r>
        <w:rPr>
          <w:i/>
          <w:iCs/>
          <w:lang w:val="mk-MK"/>
        </w:rPr>
        <w:t xml:space="preserve"> од моделите</w:t>
      </w:r>
    </w:p>
    <w:p w14:paraId="1905B6E0" w14:textId="77777777" w:rsidR="00E00488" w:rsidRDefault="00E00488" w:rsidP="00E00488">
      <w:pPr>
        <w:rPr>
          <w:lang w:val="mk-MK"/>
        </w:rPr>
      </w:pPr>
    </w:p>
    <w:p w14:paraId="0B455BA9" w14:textId="77777777" w:rsidR="00E00488" w:rsidRDefault="00E00488" w:rsidP="00E00488">
      <w:pPr>
        <w:jc w:val="left"/>
        <w:rPr>
          <w:lang w:val="mk-MK"/>
        </w:rPr>
      </w:pPr>
      <w:r>
        <w:rPr>
          <w:rStyle w:val="Strong"/>
        </w:rPr>
        <w:t>Забелешка:</w:t>
      </w:r>
      <w:r>
        <w:br/>
        <w:t>Класата 0 = нормален сообраќај</w:t>
      </w:r>
      <w:r>
        <w:br/>
        <w:t>Класата 1 = напад</w:t>
      </w:r>
    </w:p>
    <w:p w14:paraId="7EDA2347" w14:textId="77777777" w:rsidR="00E00488" w:rsidRDefault="00E00488" w:rsidP="00E00488">
      <w:pPr>
        <w:jc w:val="left"/>
        <w:rPr>
          <w:lang w:val="mk-MK"/>
        </w:rPr>
      </w:pPr>
    </w:p>
    <w:p w14:paraId="1188668A" w14:textId="77777777" w:rsidR="00E00488" w:rsidRDefault="00E00488" w:rsidP="00E00488">
      <w:pPr>
        <w:pStyle w:val="Heading3"/>
        <w:rPr>
          <w:sz w:val="24"/>
          <w:szCs w:val="16"/>
          <w:lang w:val="mk-MK"/>
        </w:rPr>
      </w:pPr>
      <w:bookmarkStart w:id="52" w:name="_Toc216135916"/>
      <w:r w:rsidRPr="00E00488">
        <w:rPr>
          <w:sz w:val="24"/>
          <w:szCs w:val="16"/>
          <w:lang w:val="mk-MK"/>
        </w:rPr>
        <w:t>5</w:t>
      </w:r>
      <w:r w:rsidRPr="00E00488">
        <w:rPr>
          <w:sz w:val="24"/>
          <w:szCs w:val="16"/>
        </w:rPr>
        <w:t>.1.2. Детален приказ на метриките по модел</w:t>
      </w:r>
      <w:bookmarkEnd w:id="52"/>
    </w:p>
    <w:p w14:paraId="38D26678" w14:textId="77777777" w:rsidR="00E00488" w:rsidRDefault="00E00488" w:rsidP="00E00488">
      <w:pPr>
        <w:rPr>
          <w:rFonts w:ascii="Times New Roman" w:hAnsi="Times New Roman"/>
          <w:sz w:val="27"/>
        </w:rPr>
      </w:pPr>
      <w:r>
        <w:rPr>
          <w:rStyle w:val="Strong"/>
          <w:b w:val="0"/>
          <w:bCs w:val="0"/>
        </w:rPr>
        <w:t>Decision Tree Classifier</w:t>
      </w:r>
    </w:p>
    <w:p w14:paraId="7AB1D51E" w14:textId="77777777" w:rsidR="00E00488" w:rsidRDefault="00E00488" w:rsidP="00E00488">
      <w:pPr>
        <w:pStyle w:val="NormalWeb"/>
        <w:numPr>
          <w:ilvl w:val="0"/>
          <w:numId w:val="32"/>
        </w:numPr>
      </w:pPr>
      <w:r>
        <w:rPr>
          <w:rStyle w:val="Strong"/>
        </w:rPr>
        <w:t>Accuracy:</w:t>
      </w:r>
      <w:r>
        <w:t xml:space="preserve"> 0.7919</w:t>
      </w:r>
    </w:p>
    <w:p w14:paraId="1349E3B3" w14:textId="77777777" w:rsidR="00E00488" w:rsidRDefault="00E00488" w:rsidP="00E00488">
      <w:pPr>
        <w:pStyle w:val="NormalWeb"/>
        <w:numPr>
          <w:ilvl w:val="0"/>
          <w:numId w:val="32"/>
        </w:numPr>
      </w:pPr>
      <w:r>
        <w:lastRenderedPageBreak/>
        <w:t>Многу добра прецизност за класа 1 (напади), но пониска recall.</w:t>
      </w:r>
    </w:p>
    <w:p w14:paraId="14B110FD" w14:textId="77777777" w:rsidR="00E00488" w:rsidRDefault="00E00488" w:rsidP="00E00488">
      <w:pPr>
        <w:rPr>
          <w:lang w:val="mk-MK"/>
        </w:rPr>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933"/>
      </w:tblGrid>
      <w:tr w:rsidR="00E00488" w14:paraId="67B65FBB" w14:textId="77777777">
        <w:tc>
          <w:tcPr>
            <w:tcW w:w="3933" w:type="dxa"/>
          </w:tcPr>
          <w:p w14:paraId="67E56DE9" w14:textId="77777777" w:rsidR="00E00488" w:rsidRDefault="00E00488">
            <w:pPr>
              <w:rPr>
                <w:lang w:val="mk-MK"/>
              </w:rPr>
            </w:pPr>
            <w:r>
              <w:rPr>
                <w:lang w:val="mk-MK"/>
              </w:rPr>
              <w:t>precision    recall  f1-score   support</w:t>
            </w:r>
          </w:p>
        </w:tc>
      </w:tr>
      <w:tr w:rsidR="00E00488" w14:paraId="7ECCE7F3" w14:textId="77777777">
        <w:tc>
          <w:tcPr>
            <w:tcW w:w="3933" w:type="dxa"/>
          </w:tcPr>
          <w:p w14:paraId="5A836BD6" w14:textId="77777777" w:rsidR="00E00488" w:rsidRPr="00071236" w:rsidRDefault="00E00488"/>
        </w:tc>
      </w:tr>
      <w:tr w:rsidR="00E00488" w14:paraId="002CC228" w14:textId="77777777">
        <w:tc>
          <w:tcPr>
            <w:tcW w:w="3933" w:type="dxa"/>
          </w:tcPr>
          <w:p w14:paraId="15EB551C" w14:textId="77777777" w:rsidR="00E00488" w:rsidRDefault="00E00488">
            <w:pPr>
              <w:rPr>
                <w:lang w:val="mk-MK"/>
              </w:rPr>
            </w:pPr>
            <w:r>
              <w:rPr>
                <w:lang w:val="mk-MK"/>
              </w:rPr>
              <w:t xml:space="preserve">0   0.68       </w:t>
            </w:r>
            <w:r>
              <w:rPr>
                <w:b/>
                <w:bCs/>
                <w:lang w:val="mk-MK"/>
              </w:rPr>
              <w:t>0.96     0.80      9711</w:t>
            </w:r>
          </w:p>
        </w:tc>
      </w:tr>
      <w:tr w:rsidR="00E00488" w14:paraId="22FE41C6" w14:textId="77777777">
        <w:tc>
          <w:tcPr>
            <w:tcW w:w="3933" w:type="dxa"/>
          </w:tcPr>
          <w:p w14:paraId="502127BC" w14:textId="77777777" w:rsidR="00E00488" w:rsidRDefault="00E00488">
            <w:pPr>
              <w:rPr>
                <w:lang w:val="mk-MK"/>
              </w:rPr>
            </w:pPr>
            <w:r>
              <w:rPr>
                <w:lang w:val="mk-MK"/>
              </w:rPr>
              <w:t xml:space="preserve">1   0.96       </w:t>
            </w:r>
            <w:r>
              <w:rPr>
                <w:b/>
                <w:bCs/>
                <w:lang w:val="mk-MK"/>
              </w:rPr>
              <w:t>0.66     0.78     12833</w:t>
            </w:r>
          </w:p>
        </w:tc>
      </w:tr>
    </w:tbl>
    <w:p w14:paraId="0F2E0F11" w14:textId="12531805" w:rsidR="00E00488" w:rsidRPr="00602783" w:rsidRDefault="00602783" w:rsidP="00602783">
      <w:pPr>
        <w:jc w:val="left"/>
        <w:rPr>
          <w:i/>
          <w:iCs/>
        </w:rPr>
      </w:pPr>
      <w:r w:rsidRPr="00602783">
        <w:rPr>
          <w:i/>
          <w:iCs/>
          <w:lang w:val="mk-MK"/>
        </w:rPr>
        <w:t xml:space="preserve">Табела 2: Резултати од тренирање на </w:t>
      </w:r>
      <w:r w:rsidRPr="00602783">
        <w:rPr>
          <w:i/>
          <w:iCs/>
        </w:rPr>
        <w:t>Decision Tree Clasifier</w:t>
      </w:r>
    </w:p>
    <w:p w14:paraId="505D814E" w14:textId="77777777" w:rsidR="00E00488" w:rsidRPr="00602783" w:rsidRDefault="00E00488" w:rsidP="00E00488"/>
    <w:p w14:paraId="2E366C46" w14:textId="77777777" w:rsidR="00E00488" w:rsidRDefault="00E00488" w:rsidP="00E00488"/>
    <w:p w14:paraId="78E47239" w14:textId="77777777" w:rsidR="00071236" w:rsidRDefault="00071236" w:rsidP="00071236">
      <w:pPr>
        <w:rPr>
          <w:rFonts w:ascii="Times New Roman" w:hAnsi="Times New Roman"/>
          <w:sz w:val="27"/>
        </w:rPr>
      </w:pPr>
      <w:r>
        <w:rPr>
          <w:rStyle w:val="Strong"/>
          <w:b w:val="0"/>
          <w:bCs w:val="0"/>
        </w:rPr>
        <w:t>Random Forest Classifier</w:t>
      </w:r>
    </w:p>
    <w:p w14:paraId="6EFEE8C5" w14:textId="77777777" w:rsidR="00071236" w:rsidRDefault="00071236" w:rsidP="00071236">
      <w:pPr>
        <w:pStyle w:val="NormalWeb"/>
        <w:numPr>
          <w:ilvl w:val="0"/>
          <w:numId w:val="33"/>
        </w:numPr>
      </w:pPr>
      <w:r>
        <w:rPr>
          <w:rStyle w:val="Strong"/>
        </w:rPr>
        <w:t>Accuracy:</w:t>
      </w:r>
      <w:r>
        <w:t xml:space="preserve"> 0.7737</w:t>
      </w:r>
    </w:p>
    <w:p w14:paraId="57219BF4" w14:textId="2BF6BD27" w:rsidR="005C2AD3" w:rsidRDefault="00071236" w:rsidP="00602783">
      <w:pPr>
        <w:pStyle w:val="NormalWeb"/>
        <w:numPr>
          <w:ilvl w:val="0"/>
          <w:numId w:val="33"/>
        </w:numPr>
      </w:pPr>
      <w:r>
        <w:t>Висока прецизност, но малку понизок recall за нападите.</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933"/>
      </w:tblGrid>
      <w:tr w:rsidR="005C2AD3" w14:paraId="4B1381FC" w14:textId="77777777" w:rsidTr="000E7DAD">
        <w:tc>
          <w:tcPr>
            <w:tcW w:w="3933" w:type="dxa"/>
          </w:tcPr>
          <w:p w14:paraId="4034F7CE" w14:textId="77777777" w:rsidR="005C2AD3" w:rsidRDefault="005C2AD3" w:rsidP="000E7DAD">
            <w:pPr>
              <w:rPr>
                <w:lang w:val="mk-MK"/>
              </w:rPr>
            </w:pPr>
            <w:r>
              <w:rPr>
                <w:lang w:val="mk-MK"/>
              </w:rPr>
              <w:t>precision    recall  f1-score   support</w:t>
            </w:r>
          </w:p>
        </w:tc>
      </w:tr>
      <w:tr w:rsidR="005C2AD3" w14:paraId="1A1D19D3" w14:textId="77777777" w:rsidTr="000E7DAD">
        <w:tc>
          <w:tcPr>
            <w:tcW w:w="3933" w:type="dxa"/>
          </w:tcPr>
          <w:p w14:paraId="466E8CD1" w14:textId="77777777" w:rsidR="005C2AD3" w:rsidRPr="00071236" w:rsidRDefault="005C2AD3" w:rsidP="000E7DAD"/>
        </w:tc>
      </w:tr>
      <w:tr w:rsidR="005C2AD3" w14:paraId="34E1096A" w14:textId="77777777" w:rsidTr="000E7DAD">
        <w:tc>
          <w:tcPr>
            <w:tcW w:w="3933" w:type="dxa"/>
          </w:tcPr>
          <w:p w14:paraId="69747CB5" w14:textId="1695C370" w:rsidR="005C2AD3" w:rsidRDefault="005C2AD3" w:rsidP="000E7DAD">
            <w:pPr>
              <w:rPr>
                <w:lang w:val="mk-MK"/>
              </w:rPr>
            </w:pPr>
            <w:r>
              <w:rPr>
                <w:lang w:val="mk-MK"/>
              </w:rPr>
              <w:t xml:space="preserve">0   0.66       </w:t>
            </w:r>
            <w:r>
              <w:rPr>
                <w:b/>
                <w:bCs/>
                <w:lang w:val="mk-MK"/>
              </w:rPr>
              <w:t>0.97     0.79      9711</w:t>
            </w:r>
          </w:p>
        </w:tc>
      </w:tr>
      <w:tr w:rsidR="005C2AD3" w14:paraId="181241A5" w14:textId="77777777" w:rsidTr="000E7DAD">
        <w:tc>
          <w:tcPr>
            <w:tcW w:w="3933" w:type="dxa"/>
          </w:tcPr>
          <w:p w14:paraId="3833034C" w14:textId="1DE6ADA2" w:rsidR="005C2AD3" w:rsidRDefault="005C2AD3" w:rsidP="000E7DAD">
            <w:pPr>
              <w:rPr>
                <w:lang w:val="mk-MK"/>
              </w:rPr>
            </w:pPr>
            <w:r>
              <w:rPr>
                <w:lang w:val="mk-MK"/>
              </w:rPr>
              <w:t xml:space="preserve">1   0.97       </w:t>
            </w:r>
            <w:r>
              <w:rPr>
                <w:b/>
                <w:bCs/>
                <w:lang w:val="mk-MK"/>
              </w:rPr>
              <w:t>0.62     0.76     12833</w:t>
            </w:r>
          </w:p>
        </w:tc>
      </w:tr>
    </w:tbl>
    <w:p w14:paraId="2B8380C8" w14:textId="420E68B1" w:rsidR="00071236" w:rsidRPr="00602783" w:rsidRDefault="00602783" w:rsidP="00602783">
      <w:pPr>
        <w:jc w:val="left"/>
        <w:rPr>
          <w:i/>
          <w:iCs/>
        </w:rPr>
      </w:pPr>
      <w:r w:rsidRPr="00602783">
        <w:rPr>
          <w:i/>
          <w:iCs/>
          <w:lang w:val="mk-MK"/>
        </w:rPr>
        <w:t xml:space="preserve">Табела </w:t>
      </w:r>
      <w:r>
        <w:rPr>
          <w:i/>
          <w:iCs/>
        </w:rPr>
        <w:t>3</w:t>
      </w:r>
      <w:r w:rsidRPr="00602783">
        <w:rPr>
          <w:i/>
          <w:iCs/>
          <w:lang w:val="mk-MK"/>
        </w:rPr>
        <w:t xml:space="preserve">: Резултати од тренирање на </w:t>
      </w:r>
      <w:r>
        <w:rPr>
          <w:i/>
          <w:iCs/>
        </w:rPr>
        <w:t>Random Forest Classifier</w:t>
      </w:r>
    </w:p>
    <w:p w14:paraId="49FE3BFA" w14:textId="77777777" w:rsidR="00602783" w:rsidRDefault="00602783" w:rsidP="00071236">
      <w:pPr>
        <w:pStyle w:val="NormalWeb"/>
      </w:pPr>
    </w:p>
    <w:p w14:paraId="6EF038B8" w14:textId="373A132B" w:rsidR="00071236" w:rsidRDefault="00071236" w:rsidP="00071236">
      <w:pPr>
        <w:pStyle w:val="NormalWeb"/>
        <w:rPr>
          <w:lang w:val="mk-MK"/>
        </w:rPr>
      </w:pPr>
      <w:r>
        <w:t>Logistic Regression</w:t>
      </w:r>
    </w:p>
    <w:p w14:paraId="68464FC5" w14:textId="2E7F5345" w:rsidR="005C2AD3" w:rsidRPr="005C2AD3" w:rsidRDefault="005C2AD3" w:rsidP="005C2AD3">
      <w:pPr>
        <w:pStyle w:val="NormalWeb"/>
        <w:numPr>
          <w:ilvl w:val="0"/>
          <w:numId w:val="49"/>
        </w:numPr>
        <w:rPr>
          <w:lang w:val="mk-MK"/>
        </w:rPr>
      </w:pPr>
      <w:r w:rsidRPr="005C2AD3">
        <w:rPr>
          <w:b/>
          <w:bCs/>
        </w:rPr>
        <w:t>Accuracy</w:t>
      </w:r>
      <w:r>
        <w:t>: 0.7537</w:t>
      </w:r>
    </w:p>
    <w:p w14:paraId="6F6B029F" w14:textId="2994FE90" w:rsidR="005C2AD3" w:rsidRPr="00602783" w:rsidRDefault="005C2AD3" w:rsidP="00071236">
      <w:pPr>
        <w:pStyle w:val="NormalWeb"/>
        <w:numPr>
          <w:ilvl w:val="0"/>
          <w:numId w:val="49"/>
        </w:numPr>
        <w:rPr>
          <w:lang w:val="mk-MK"/>
        </w:rPr>
      </w:pPr>
      <w:r>
        <w:rPr>
          <w:lang w:val="mk-MK"/>
        </w:rPr>
        <w:t>Најбрз модел, но најниски резултати од напредните модели.</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933"/>
      </w:tblGrid>
      <w:tr w:rsidR="005C2AD3" w14:paraId="4FBD2C36" w14:textId="77777777" w:rsidTr="000E7DAD">
        <w:tc>
          <w:tcPr>
            <w:tcW w:w="3933" w:type="dxa"/>
          </w:tcPr>
          <w:p w14:paraId="359FD50D" w14:textId="77777777" w:rsidR="005C2AD3" w:rsidRDefault="005C2AD3" w:rsidP="000E7DAD">
            <w:pPr>
              <w:rPr>
                <w:lang w:val="mk-MK"/>
              </w:rPr>
            </w:pPr>
            <w:r>
              <w:rPr>
                <w:lang w:val="mk-MK"/>
              </w:rPr>
              <w:t>precision    recall  f1-score   support</w:t>
            </w:r>
          </w:p>
        </w:tc>
      </w:tr>
      <w:tr w:rsidR="005C2AD3" w14:paraId="297D30E8" w14:textId="77777777" w:rsidTr="000E7DAD">
        <w:tc>
          <w:tcPr>
            <w:tcW w:w="3933" w:type="dxa"/>
          </w:tcPr>
          <w:p w14:paraId="27560150" w14:textId="77777777" w:rsidR="005C2AD3" w:rsidRPr="00071236" w:rsidRDefault="005C2AD3" w:rsidP="000E7DAD"/>
        </w:tc>
      </w:tr>
      <w:tr w:rsidR="005C2AD3" w14:paraId="59CC4C9E" w14:textId="77777777" w:rsidTr="000E7DAD">
        <w:tc>
          <w:tcPr>
            <w:tcW w:w="3933" w:type="dxa"/>
          </w:tcPr>
          <w:p w14:paraId="42C9FBC3" w14:textId="2F10810F" w:rsidR="005C2AD3" w:rsidRDefault="005C2AD3" w:rsidP="000E7DAD">
            <w:pPr>
              <w:rPr>
                <w:lang w:val="mk-MK"/>
              </w:rPr>
            </w:pPr>
            <w:r>
              <w:rPr>
                <w:lang w:val="mk-MK"/>
              </w:rPr>
              <w:t xml:space="preserve">0   0.66       </w:t>
            </w:r>
            <w:r>
              <w:rPr>
                <w:b/>
                <w:bCs/>
                <w:lang w:val="mk-MK"/>
              </w:rPr>
              <w:t>0.93    0.76      9711</w:t>
            </w:r>
          </w:p>
        </w:tc>
      </w:tr>
      <w:tr w:rsidR="005C2AD3" w14:paraId="6EABF886" w14:textId="77777777" w:rsidTr="000E7DAD">
        <w:tc>
          <w:tcPr>
            <w:tcW w:w="3933" w:type="dxa"/>
          </w:tcPr>
          <w:p w14:paraId="0DA42F01" w14:textId="5B74966F" w:rsidR="005C2AD3" w:rsidRDefault="005C2AD3" w:rsidP="000E7DAD">
            <w:pPr>
              <w:rPr>
                <w:lang w:val="mk-MK"/>
              </w:rPr>
            </w:pPr>
            <w:r>
              <w:rPr>
                <w:lang w:val="mk-MK"/>
              </w:rPr>
              <w:t xml:space="preserve">1   0.92       </w:t>
            </w:r>
            <w:r>
              <w:rPr>
                <w:b/>
                <w:bCs/>
                <w:lang w:val="mk-MK"/>
              </w:rPr>
              <w:t>0.62     0.74     12833</w:t>
            </w:r>
          </w:p>
        </w:tc>
      </w:tr>
    </w:tbl>
    <w:p w14:paraId="38283CD9" w14:textId="0E7308B5" w:rsidR="00602783" w:rsidRPr="00602783" w:rsidRDefault="00602783" w:rsidP="00602783">
      <w:pPr>
        <w:jc w:val="left"/>
        <w:rPr>
          <w:i/>
          <w:iCs/>
        </w:rPr>
      </w:pPr>
      <w:r w:rsidRPr="00602783">
        <w:rPr>
          <w:i/>
          <w:iCs/>
          <w:lang w:val="mk-MK"/>
        </w:rPr>
        <w:t xml:space="preserve">Табела </w:t>
      </w:r>
      <w:r>
        <w:rPr>
          <w:i/>
          <w:iCs/>
        </w:rPr>
        <w:t>4</w:t>
      </w:r>
      <w:r w:rsidRPr="00602783">
        <w:rPr>
          <w:i/>
          <w:iCs/>
          <w:lang w:val="mk-MK"/>
        </w:rPr>
        <w:t xml:space="preserve">: Резултати од тренирање на </w:t>
      </w:r>
      <w:r>
        <w:rPr>
          <w:i/>
          <w:iCs/>
        </w:rPr>
        <w:t>Logistic Regression</w:t>
      </w:r>
    </w:p>
    <w:p w14:paraId="1FBB3778" w14:textId="77777777" w:rsidR="005C2AD3" w:rsidRDefault="005C2AD3" w:rsidP="00071236">
      <w:pPr>
        <w:rPr>
          <w:rStyle w:val="Strong"/>
          <w:b w:val="0"/>
          <w:bCs w:val="0"/>
          <w:lang w:val="mk-MK"/>
        </w:rPr>
      </w:pPr>
    </w:p>
    <w:p w14:paraId="2E3B410A" w14:textId="77777777" w:rsidR="005C2AD3" w:rsidRDefault="005C2AD3" w:rsidP="00071236">
      <w:pPr>
        <w:rPr>
          <w:rStyle w:val="Strong"/>
          <w:b w:val="0"/>
          <w:bCs w:val="0"/>
          <w:lang w:val="mk-MK"/>
        </w:rPr>
      </w:pPr>
    </w:p>
    <w:p w14:paraId="2032B331" w14:textId="6C4BAD10" w:rsidR="00071236" w:rsidRDefault="00071236" w:rsidP="00071236">
      <w:pPr>
        <w:rPr>
          <w:rFonts w:ascii="Times New Roman" w:hAnsi="Times New Roman"/>
          <w:sz w:val="27"/>
        </w:rPr>
      </w:pPr>
      <w:r>
        <w:rPr>
          <w:rStyle w:val="Strong"/>
          <w:b w:val="0"/>
          <w:bCs w:val="0"/>
        </w:rPr>
        <w:t>Neural Network (MLP Classifier)</w:t>
      </w:r>
    </w:p>
    <w:p w14:paraId="541130EC" w14:textId="77777777" w:rsidR="00071236" w:rsidRDefault="00071236" w:rsidP="00071236">
      <w:pPr>
        <w:pStyle w:val="NormalWeb"/>
        <w:numPr>
          <w:ilvl w:val="0"/>
          <w:numId w:val="34"/>
        </w:numPr>
      </w:pPr>
      <w:r>
        <w:rPr>
          <w:rStyle w:val="Strong"/>
        </w:rPr>
        <w:t>Accuracy:</w:t>
      </w:r>
      <w:r>
        <w:t xml:space="preserve"> </w:t>
      </w:r>
      <w:r>
        <w:rPr>
          <w:rStyle w:val="Strong"/>
        </w:rPr>
        <w:t>0.8079</w:t>
      </w:r>
      <w:r>
        <w:t xml:space="preserve"> (најдобар модел)</w:t>
      </w:r>
    </w:p>
    <w:p w14:paraId="584BDBA4" w14:textId="6B60318F" w:rsidR="005C2AD3" w:rsidRDefault="00071236" w:rsidP="00602783">
      <w:pPr>
        <w:pStyle w:val="NormalWeb"/>
        <w:numPr>
          <w:ilvl w:val="0"/>
          <w:numId w:val="34"/>
        </w:numPr>
      </w:pPr>
      <w:r>
        <w:t>Избалансирана прецизност и recall за двете класи.</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933"/>
      </w:tblGrid>
      <w:tr w:rsidR="005C2AD3" w14:paraId="4BF6025F" w14:textId="77777777" w:rsidTr="000E7DAD">
        <w:tc>
          <w:tcPr>
            <w:tcW w:w="3933" w:type="dxa"/>
          </w:tcPr>
          <w:p w14:paraId="33E75008" w14:textId="77777777" w:rsidR="005C2AD3" w:rsidRDefault="005C2AD3" w:rsidP="000E7DAD">
            <w:pPr>
              <w:rPr>
                <w:lang w:val="mk-MK"/>
              </w:rPr>
            </w:pPr>
            <w:r>
              <w:rPr>
                <w:lang w:val="mk-MK"/>
              </w:rPr>
              <w:t>precision    recall  f1-score   support</w:t>
            </w:r>
          </w:p>
        </w:tc>
      </w:tr>
      <w:tr w:rsidR="005C2AD3" w14:paraId="39F98853" w14:textId="77777777" w:rsidTr="000E7DAD">
        <w:tc>
          <w:tcPr>
            <w:tcW w:w="3933" w:type="dxa"/>
          </w:tcPr>
          <w:p w14:paraId="37C5CA95" w14:textId="77777777" w:rsidR="005C2AD3" w:rsidRPr="00071236" w:rsidRDefault="005C2AD3" w:rsidP="000E7DAD"/>
        </w:tc>
      </w:tr>
      <w:tr w:rsidR="005C2AD3" w14:paraId="6C0A7DBE" w14:textId="77777777" w:rsidTr="000E7DAD">
        <w:tc>
          <w:tcPr>
            <w:tcW w:w="3933" w:type="dxa"/>
          </w:tcPr>
          <w:p w14:paraId="34EFBBF5" w14:textId="040F1AB6" w:rsidR="005C2AD3" w:rsidRDefault="005C2AD3" w:rsidP="000E7DAD">
            <w:pPr>
              <w:rPr>
                <w:lang w:val="mk-MK"/>
              </w:rPr>
            </w:pPr>
            <w:r>
              <w:rPr>
                <w:lang w:val="mk-MK"/>
              </w:rPr>
              <w:t xml:space="preserve">0   0.71       </w:t>
            </w:r>
            <w:r>
              <w:rPr>
                <w:b/>
                <w:bCs/>
                <w:lang w:val="mk-MK"/>
              </w:rPr>
              <w:t>0.93    0.81      9711</w:t>
            </w:r>
          </w:p>
        </w:tc>
      </w:tr>
      <w:tr w:rsidR="005C2AD3" w14:paraId="74E9D0AD" w14:textId="77777777" w:rsidTr="000E7DAD">
        <w:tc>
          <w:tcPr>
            <w:tcW w:w="3933" w:type="dxa"/>
          </w:tcPr>
          <w:p w14:paraId="6986D6C2" w14:textId="43181D82" w:rsidR="005C2AD3" w:rsidRDefault="005C2AD3" w:rsidP="000E7DAD">
            <w:pPr>
              <w:rPr>
                <w:lang w:val="mk-MK"/>
              </w:rPr>
            </w:pPr>
            <w:r>
              <w:rPr>
                <w:lang w:val="mk-MK"/>
              </w:rPr>
              <w:t xml:space="preserve">1   0.93       </w:t>
            </w:r>
            <w:r>
              <w:rPr>
                <w:b/>
                <w:bCs/>
                <w:lang w:val="mk-MK"/>
              </w:rPr>
              <w:t>0.72    0.81     12833</w:t>
            </w:r>
          </w:p>
        </w:tc>
      </w:tr>
    </w:tbl>
    <w:p w14:paraId="4464CB45" w14:textId="0C160AB7" w:rsidR="00602783" w:rsidRPr="00602783" w:rsidRDefault="00602783" w:rsidP="00602783">
      <w:pPr>
        <w:jc w:val="left"/>
        <w:rPr>
          <w:i/>
          <w:iCs/>
        </w:rPr>
      </w:pPr>
      <w:r w:rsidRPr="00602783">
        <w:rPr>
          <w:i/>
          <w:iCs/>
          <w:lang w:val="mk-MK"/>
        </w:rPr>
        <w:t xml:space="preserve">Табела </w:t>
      </w:r>
      <w:r>
        <w:rPr>
          <w:i/>
          <w:iCs/>
        </w:rPr>
        <w:t>5</w:t>
      </w:r>
      <w:r w:rsidRPr="00602783">
        <w:rPr>
          <w:i/>
          <w:iCs/>
          <w:lang w:val="mk-MK"/>
        </w:rPr>
        <w:t xml:space="preserve">: Резултати од тренирање на </w:t>
      </w:r>
      <w:r w:rsidRPr="00602783">
        <w:rPr>
          <w:rStyle w:val="Strong"/>
          <w:b w:val="0"/>
          <w:bCs w:val="0"/>
          <w:i/>
          <w:iCs/>
        </w:rPr>
        <w:t>Neural Network</w:t>
      </w:r>
    </w:p>
    <w:p w14:paraId="28173178" w14:textId="77777777" w:rsidR="00071236" w:rsidRPr="005C2AD3" w:rsidRDefault="00071236" w:rsidP="00071236">
      <w:pPr>
        <w:pStyle w:val="NormalWeb"/>
        <w:rPr>
          <w:lang w:val="mk-MK"/>
        </w:rPr>
      </w:pPr>
    </w:p>
    <w:p w14:paraId="1CD1A0DD" w14:textId="77777777" w:rsidR="00071236" w:rsidRPr="00071236" w:rsidRDefault="00071236" w:rsidP="00071236">
      <w:pPr>
        <w:pStyle w:val="Heading2"/>
        <w:rPr>
          <w:sz w:val="24"/>
          <w:szCs w:val="10"/>
        </w:rPr>
      </w:pPr>
      <w:bookmarkStart w:id="53" w:name="_Toc216135917"/>
      <w:r w:rsidRPr="00071236">
        <w:rPr>
          <w:sz w:val="24"/>
          <w:szCs w:val="10"/>
        </w:rPr>
        <w:t>5.2. Confusion Matrix</w:t>
      </w:r>
      <w:bookmarkEnd w:id="53"/>
    </w:p>
    <w:p w14:paraId="3114F0B7" w14:textId="77C653CD" w:rsidR="00B3170B" w:rsidRDefault="0054623D" w:rsidP="00B3170B">
      <w:pPr>
        <w:pStyle w:val="NormalWeb"/>
        <w:ind w:firstLine="720"/>
        <w:jc w:val="both"/>
      </w:pPr>
      <w:ins w:id="54" w:author="Blagoj Ristevski" w:date="2026-03-01T21:48:00Z">
        <w:r>
          <w:rPr>
            <w:lang w:val="mk-MK"/>
          </w:rPr>
          <w:t>Матрица на конфузија</w:t>
        </w:r>
      </w:ins>
      <w:del w:id="55" w:author="Blagoj Ristevski" w:date="2026-03-01T21:48:00Z">
        <w:r w:rsidR="00B3170B" w:rsidDel="0054623D">
          <w:delText>Confusion matrix</w:delText>
        </w:r>
      </w:del>
      <w:r w:rsidR="00B3170B">
        <w:t xml:space="preserve"> претставува една од најважните визуелизации при оценување на моделите за класификација, особено во системи за детекција на мрежни </w:t>
      </w:r>
      <w:r w:rsidR="00B3170B">
        <w:lastRenderedPageBreak/>
        <w:t>напади. Матрицата покажува колку примероци се правилно или погрешно класифицирани и овозможува подобра анализа на грешките.</w:t>
      </w:r>
    </w:p>
    <w:p w14:paraId="0B635953" w14:textId="77777777" w:rsidR="00B3170B" w:rsidRDefault="00B3170B" w:rsidP="00B3170B">
      <w:pPr>
        <w:pStyle w:val="NormalWeb"/>
      </w:pPr>
      <w:r>
        <w:t>Во нашиот случај, класите се:</w:t>
      </w:r>
    </w:p>
    <w:p w14:paraId="7D668B82" w14:textId="77777777" w:rsidR="00B3170B" w:rsidRDefault="00B3170B" w:rsidP="00B3170B">
      <w:pPr>
        <w:pStyle w:val="NormalWeb"/>
        <w:numPr>
          <w:ilvl w:val="0"/>
          <w:numId w:val="35"/>
        </w:numPr>
      </w:pPr>
      <w:r>
        <w:rPr>
          <w:rStyle w:val="Strong"/>
        </w:rPr>
        <w:t>0 – нормален сообраќај</w:t>
      </w:r>
    </w:p>
    <w:p w14:paraId="6202E991" w14:textId="77777777" w:rsidR="00B3170B" w:rsidRDefault="00B3170B" w:rsidP="00B3170B">
      <w:pPr>
        <w:pStyle w:val="NormalWeb"/>
        <w:numPr>
          <w:ilvl w:val="0"/>
          <w:numId w:val="35"/>
        </w:numPr>
      </w:pPr>
      <w:r>
        <w:rPr>
          <w:rStyle w:val="Strong"/>
        </w:rPr>
        <w:t>1 – напад</w:t>
      </w:r>
    </w:p>
    <w:p w14:paraId="24C75CE2" w14:textId="77777777" w:rsidR="00B3170B" w:rsidRDefault="00B3170B" w:rsidP="00B3170B">
      <w:pPr>
        <w:pStyle w:val="NormalWeb"/>
        <w:jc w:val="both"/>
      </w:pPr>
      <w:r>
        <w:t>За секој од четирите модели (Decision Tree, Random Forest, Logistic Regression и MLP Neural Network) е прикажана посебна confusion matrix. Матрицата ги содржи четирите основни категории:</w:t>
      </w:r>
    </w:p>
    <w:p w14:paraId="0F431196" w14:textId="77777777" w:rsidR="00B3170B" w:rsidRDefault="00B3170B" w:rsidP="00B3170B">
      <w:pPr>
        <w:pStyle w:val="NormalWeb"/>
        <w:numPr>
          <w:ilvl w:val="0"/>
          <w:numId w:val="36"/>
        </w:numPr>
      </w:pPr>
      <w:r>
        <w:rPr>
          <w:rStyle w:val="Strong"/>
        </w:rPr>
        <w:t>True Positive (TP)</w:t>
      </w:r>
      <w:r>
        <w:t xml:space="preserve"> – правилно детектирани напади</w:t>
      </w:r>
    </w:p>
    <w:p w14:paraId="1B0665E9" w14:textId="77777777" w:rsidR="00B3170B" w:rsidRDefault="00B3170B" w:rsidP="00B3170B">
      <w:pPr>
        <w:pStyle w:val="NormalWeb"/>
        <w:numPr>
          <w:ilvl w:val="0"/>
          <w:numId w:val="36"/>
        </w:numPr>
      </w:pPr>
      <w:r>
        <w:rPr>
          <w:rStyle w:val="Strong"/>
        </w:rPr>
        <w:t>True Negative (TN)</w:t>
      </w:r>
      <w:r>
        <w:t xml:space="preserve"> – правилно детектиран нормален сообраќај</w:t>
      </w:r>
    </w:p>
    <w:p w14:paraId="5F805AE2" w14:textId="32EA45EA" w:rsidR="00B3170B" w:rsidRDefault="00B3170B" w:rsidP="00B3170B">
      <w:pPr>
        <w:pStyle w:val="NormalWeb"/>
        <w:numPr>
          <w:ilvl w:val="0"/>
          <w:numId w:val="36"/>
        </w:numPr>
      </w:pPr>
      <w:r>
        <w:rPr>
          <w:rStyle w:val="Strong"/>
        </w:rPr>
        <w:t>False Positive (FP)</w:t>
      </w:r>
      <w:r>
        <w:t xml:space="preserve"> – нормален сообраќај погрешно класифициран како напад</w:t>
      </w:r>
    </w:p>
    <w:p w14:paraId="633740F2" w14:textId="40F4CB5A" w:rsidR="00602783" w:rsidRDefault="000B0B78" w:rsidP="00602783">
      <w:pPr>
        <w:pStyle w:val="NormalWeb"/>
        <w:numPr>
          <w:ilvl w:val="0"/>
          <w:numId w:val="36"/>
        </w:numPr>
      </w:pPr>
      <w:r>
        <w:rPr>
          <w:noProof/>
        </w:rPr>
        <w:drawing>
          <wp:anchor distT="0" distB="0" distL="114300" distR="114300" simplePos="0" relativeHeight="251661824" behindDoc="1" locked="0" layoutInCell="1" allowOverlap="1" wp14:anchorId="2778F98F" wp14:editId="64920E23">
            <wp:simplePos x="0" y="0"/>
            <wp:positionH relativeFrom="column">
              <wp:posOffset>1306830</wp:posOffset>
            </wp:positionH>
            <wp:positionV relativeFrom="paragraph">
              <wp:posOffset>271417</wp:posOffset>
            </wp:positionV>
            <wp:extent cx="3369945" cy="2938780"/>
            <wp:effectExtent l="0" t="0" r="0" b="0"/>
            <wp:wrapTight wrapText="bothSides">
              <wp:wrapPolygon edited="0">
                <wp:start x="0" y="0"/>
                <wp:lineTo x="0" y="21469"/>
                <wp:lineTo x="21490" y="21469"/>
                <wp:lineTo x="21490" y="0"/>
                <wp:lineTo x="0" y="0"/>
              </wp:wrapPolygon>
            </wp:wrapTight>
            <wp:docPr id="634642887" name="Picture 2" descr="A blue squares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42887" name="Picture 2" descr="A blue squares with numbers and a number on i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69945" cy="2938780"/>
                    </a:xfrm>
                    <a:prstGeom prst="rect">
                      <a:avLst/>
                    </a:prstGeom>
                  </pic:spPr>
                </pic:pic>
              </a:graphicData>
            </a:graphic>
            <wp14:sizeRelH relativeFrom="page">
              <wp14:pctWidth>0</wp14:pctWidth>
            </wp14:sizeRelH>
            <wp14:sizeRelV relativeFrom="page">
              <wp14:pctHeight>0</wp14:pctHeight>
            </wp14:sizeRelV>
          </wp:anchor>
        </w:drawing>
      </w:r>
      <w:r w:rsidR="00B3170B">
        <w:rPr>
          <w:rStyle w:val="Strong"/>
        </w:rPr>
        <w:t>False Negative (FN)</w:t>
      </w:r>
      <w:r w:rsidR="00B3170B">
        <w:t xml:space="preserve"> – напад кој моделот не го препознал (најкритична грешка)</w:t>
      </w:r>
      <w:r w:rsidR="00602783">
        <w:br/>
      </w:r>
    </w:p>
    <w:p w14:paraId="492C0582" w14:textId="31AFD114" w:rsidR="000B0B78" w:rsidRDefault="000B0B78" w:rsidP="00602783">
      <w:pPr>
        <w:pStyle w:val="NormalWeb"/>
        <w:rPr>
          <w:i/>
          <w:iCs/>
        </w:rPr>
      </w:pPr>
    </w:p>
    <w:p w14:paraId="1F81CB21" w14:textId="77777777" w:rsidR="000B0B78" w:rsidRDefault="000B0B78" w:rsidP="00602783">
      <w:pPr>
        <w:pStyle w:val="NormalWeb"/>
        <w:rPr>
          <w:i/>
          <w:iCs/>
        </w:rPr>
      </w:pPr>
    </w:p>
    <w:p w14:paraId="18F73F6A" w14:textId="77777777" w:rsidR="000B0B78" w:rsidRDefault="000B0B78" w:rsidP="00602783">
      <w:pPr>
        <w:pStyle w:val="NormalWeb"/>
        <w:rPr>
          <w:i/>
          <w:iCs/>
        </w:rPr>
      </w:pPr>
    </w:p>
    <w:p w14:paraId="5AA34732" w14:textId="77777777" w:rsidR="000B0B78" w:rsidRDefault="000B0B78" w:rsidP="00602783">
      <w:pPr>
        <w:pStyle w:val="NormalWeb"/>
        <w:rPr>
          <w:i/>
          <w:iCs/>
        </w:rPr>
      </w:pPr>
    </w:p>
    <w:p w14:paraId="27749423" w14:textId="77777777" w:rsidR="000B0B78" w:rsidRDefault="000B0B78" w:rsidP="00602783">
      <w:pPr>
        <w:pStyle w:val="NormalWeb"/>
        <w:rPr>
          <w:i/>
          <w:iCs/>
        </w:rPr>
      </w:pPr>
    </w:p>
    <w:p w14:paraId="1605DCCC" w14:textId="77777777" w:rsidR="000B0B78" w:rsidRDefault="000B0B78" w:rsidP="00602783">
      <w:pPr>
        <w:pStyle w:val="NormalWeb"/>
        <w:rPr>
          <w:i/>
          <w:iCs/>
        </w:rPr>
      </w:pPr>
    </w:p>
    <w:p w14:paraId="2B387579" w14:textId="77777777" w:rsidR="000B0B78" w:rsidRDefault="000B0B78" w:rsidP="00602783">
      <w:pPr>
        <w:pStyle w:val="NormalWeb"/>
        <w:rPr>
          <w:i/>
          <w:iCs/>
        </w:rPr>
      </w:pPr>
    </w:p>
    <w:p w14:paraId="739D9B3B" w14:textId="77777777" w:rsidR="000B0B78" w:rsidRDefault="000B0B78" w:rsidP="00602783">
      <w:pPr>
        <w:pStyle w:val="NormalWeb"/>
        <w:rPr>
          <w:i/>
          <w:iCs/>
        </w:rPr>
      </w:pPr>
    </w:p>
    <w:p w14:paraId="77A4C787" w14:textId="77777777" w:rsidR="000B0B78" w:rsidRDefault="000B0B78" w:rsidP="00602783">
      <w:pPr>
        <w:pStyle w:val="NormalWeb"/>
        <w:rPr>
          <w:i/>
          <w:iCs/>
        </w:rPr>
      </w:pPr>
    </w:p>
    <w:p w14:paraId="720EBBF0" w14:textId="515FFBA4" w:rsidR="000B0B78" w:rsidRDefault="00602783" w:rsidP="000B0B78">
      <w:pPr>
        <w:pStyle w:val="NormalWeb"/>
        <w:jc w:val="center"/>
      </w:pPr>
      <w:r w:rsidRPr="00602783">
        <w:rPr>
          <w:i/>
          <w:iCs/>
          <w:lang w:val="mk-MK"/>
        </w:rPr>
        <w:t xml:space="preserve">Слика 1: </w:t>
      </w:r>
      <w:r w:rsidRPr="00602783">
        <w:rPr>
          <w:i/>
          <w:iCs/>
        </w:rPr>
        <w:t>Матрица на грешки</w:t>
      </w:r>
      <w:r w:rsidRPr="00602783">
        <w:rPr>
          <w:i/>
          <w:iCs/>
          <w:lang w:val="mk-MK"/>
        </w:rPr>
        <w:t xml:space="preserve"> на </w:t>
      </w:r>
      <w:r w:rsidRPr="00602783">
        <w:rPr>
          <w:i/>
          <w:iCs/>
        </w:rPr>
        <w:t>Decision</w:t>
      </w:r>
      <w:r w:rsidR="000B0B78">
        <w:rPr>
          <w:i/>
          <w:iCs/>
        </w:rPr>
        <w:t xml:space="preserve"> </w:t>
      </w:r>
      <w:r w:rsidRPr="00602783">
        <w:rPr>
          <w:i/>
          <w:iCs/>
        </w:rPr>
        <w:t>Tree</w:t>
      </w:r>
    </w:p>
    <w:p w14:paraId="31E4CAE0" w14:textId="03E18F28" w:rsidR="000B0B78" w:rsidRDefault="000B0B78" w:rsidP="00602783">
      <w:pPr>
        <w:pStyle w:val="NormalWeb"/>
      </w:pPr>
      <w:r>
        <w:rPr>
          <w:noProof/>
        </w:rPr>
        <w:lastRenderedPageBreak/>
        <w:drawing>
          <wp:anchor distT="0" distB="0" distL="114300" distR="114300" simplePos="0" relativeHeight="251662848" behindDoc="1" locked="0" layoutInCell="1" allowOverlap="1" wp14:anchorId="4A0F7A2C" wp14:editId="570C3F23">
            <wp:simplePos x="0" y="0"/>
            <wp:positionH relativeFrom="column">
              <wp:posOffset>1346472</wp:posOffset>
            </wp:positionH>
            <wp:positionV relativeFrom="paragraph">
              <wp:posOffset>16601</wp:posOffset>
            </wp:positionV>
            <wp:extent cx="3343910" cy="2934335"/>
            <wp:effectExtent l="0" t="0" r="0" b="0"/>
            <wp:wrapTight wrapText="bothSides">
              <wp:wrapPolygon edited="0">
                <wp:start x="0" y="0"/>
                <wp:lineTo x="0" y="21502"/>
                <wp:lineTo x="21493" y="21502"/>
                <wp:lineTo x="21493" y="0"/>
                <wp:lineTo x="0" y="0"/>
              </wp:wrapPolygon>
            </wp:wrapTight>
            <wp:docPr id="1568441270" name="Picture 4" descr="A blue squares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41270" name="Picture 4" descr="A blue squares with numbers and numbe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43910" cy="2934335"/>
                    </a:xfrm>
                    <a:prstGeom prst="rect">
                      <a:avLst/>
                    </a:prstGeom>
                  </pic:spPr>
                </pic:pic>
              </a:graphicData>
            </a:graphic>
            <wp14:sizeRelH relativeFrom="page">
              <wp14:pctWidth>0</wp14:pctWidth>
            </wp14:sizeRelH>
            <wp14:sizeRelV relativeFrom="page">
              <wp14:pctHeight>0</wp14:pctHeight>
            </wp14:sizeRelV>
          </wp:anchor>
        </w:drawing>
      </w:r>
    </w:p>
    <w:p w14:paraId="26CFD43D" w14:textId="7834D617" w:rsidR="000B0B78" w:rsidRDefault="000B0B78" w:rsidP="00602783">
      <w:pPr>
        <w:pStyle w:val="NormalWeb"/>
      </w:pPr>
    </w:p>
    <w:p w14:paraId="45C6A158" w14:textId="00139EA7" w:rsidR="000B0B78" w:rsidRDefault="000B0B78" w:rsidP="00602783">
      <w:pPr>
        <w:pStyle w:val="NormalWeb"/>
      </w:pPr>
    </w:p>
    <w:p w14:paraId="7CDE7927" w14:textId="77777777" w:rsidR="000B0B78" w:rsidRDefault="000B0B78" w:rsidP="00602783">
      <w:pPr>
        <w:pStyle w:val="NormalWeb"/>
        <w:rPr>
          <w:i/>
          <w:iCs/>
        </w:rPr>
      </w:pPr>
    </w:p>
    <w:p w14:paraId="4B3CA755" w14:textId="77777777" w:rsidR="000B0B78" w:rsidRDefault="000B0B78" w:rsidP="00602783">
      <w:pPr>
        <w:pStyle w:val="NormalWeb"/>
        <w:rPr>
          <w:i/>
          <w:iCs/>
        </w:rPr>
      </w:pPr>
    </w:p>
    <w:p w14:paraId="318E0DEF" w14:textId="77777777" w:rsidR="000B0B78" w:rsidRDefault="000B0B78" w:rsidP="00602783">
      <w:pPr>
        <w:pStyle w:val="NormalWeb"/>
        <w:rPr>
          <w:i/>
          <w:iCs/>
        </w:rPr>
      </w:pPr>
    </w:p>
    <w:p w14:paraId="2C31F079" w14:textId="77777777" w:rsidR="000B0B78" w:rsidRDefault="000B0B78" w:rsidP="00602783">
      <w:pPr>
        <w:pStyle w:val="NormalWeb"/>
        <w:rPr>
          <w:i/>
          <w:iCs/>
        </w:rPr>
      </w:pPr>
    </w:p>
    <w:p w14:paraId="2BA775BD" w14:textId="77777777" w:rsidR="000B0B78" w:rsidRDefault="000B0B78" w:rsidP="00602783">
      <w:pPr>
        <w:pStyle w:val="NormalWeb"/>
        <w:rPr>
          <w:i/>
          <w:iCs/>
        </w:rPr>
      </w:pPr>
    </w:p>
    <w:p w14:paraId="448506B2" w14:textId="77777777" w:rsidR="000B0B78" w:rsidRDefault="000B0B78" w:rsidP="00602783">
      <w:pPr>
        <w:pStyle w:val="NormalWeb"/>
        <w:rPr>
          <w:i/>
          <w:iCs/>
        </w:rPr>
      </w:pPr>
    </w:p>
    <w:p w14:paraId="511A57BA" w14:textId="77777777" w:rsidR="000B0B78" w:rsidRDefault="000B0B78" w:rsidP="00602783">
      <w:pPr>
        <w:pStyle w:val="NormalWeb"/>
        <w:rPr>
          <w:i/>
          <w:iCs/>
        </w:rPr>
      </w:pPr>
    </w:p>
    <w:p w14:paraId="2F7E89F0" w14:textId="3E5EACDC" w:rsidR="00602783" w:rsidRPr="00602783" w:rsidRDefault="00602783" w:rsidP="000B0B78">
      <w:pPr>
        <w:pStyle w:val="NormalWeb"/>
        <w:jc w:val="center"/>
      </w:pPr>
      <w:r w:rsidRPr="00602783">
        <w:rPr>
          <w:i/>
          <w:iCs/>
          <w:lang w:val="mk-MK"/>
        </w:rPr>
        <w:t xml:space="preserve">Слика </w:t>
      </w:r>
      <w:r w:rsidRPr="00602783">
        <w:rPr>
          <w:i/>
          <w:iCs/>
        </w:rPr>
        <w:t>2</w:t>
      </w:r>
      <w:r w:rsidRPr="00602783">
        <w:rPr>
          <w:i/>
          <w:iCs/>
          <w:lang w:val="mk-MK"/>
        </w:rPr>
        <w:t xml:space="preserve">: </w:t>
      </w:r>
      <w:r w:rsidRPr="00602783">
        <w:rPr>
          <w:i/>
          <w:iCs/>
        </w:rPr>
        <w:t>Матрица на грешки</w:t>
      </w:r>
      <w:r w:rsidRPr="00602783">
        <w:rPr>
          <w:i/>
          <w:iCs/>
          <w:lang w:val="mk-MK"/>
        </w:rPr>
        <w:t xml:space="preserve"> </w:t>
      </w:r>
      <w:r w:rsidRPr="00602783">
        <w:rPr>
          <w:i/>
          <w:iCs/>
        </w:rPr>
        <w:t>Random Forest</w:t>
      </w:r>
    </w:p>
    <w:p w14:paraId="247E8219" w14:textId="34ABB591" w:rsidR="00602783" w:rsidRPr="00602783" w:rsidRDefault="00602783" w:rsidP="00602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rPr>
        <w:sectPr w:rsidR="00602783" w:rsidRPr="00602783" w:rsidSect="00602783">
          <w:footerReference w:type="even" r:id="rId12"/>
          <w:footerReference w:type="default" r:id="rId13"/>
          <w:pgSz w:w="11907" w:h="16840" w:code="9"/>
          <w:pgMar w:top="1418" w:right="1418" w:bottom="1418" w:left="1418" w:header="680" w:footer="680" w:gutter="0"/>
          <w:cols w:space="720"/>
          <w:titlePg/>
        </w:sectPr>
      </w:pPr>
    </w:p>
    <w:p w14:paraId="2C9AFE6C" w14:textId="03B8113C" w:rsidR="009B30FC" w:rsidRPr="00602783" w:rsidRDefault="000B0B78" w:rsidP="00602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rPr>
        <w:sectPr w:rsidR="009B30FC" w:rsidRPr="00602783" w:rsidSect="00032D2A">
          <w:footerReference w:type="even" r:id="rId14"/>
          <w:footerReference w:type="default" r:id="rId15"/>
          <w:pgSz w:w="11907" w:h="16840" w:code="9"/>
          <w:pgMar w:top="1418" w:right="1418" w:bottom="1418" w:left="1418" w:header="680" w:footer="680" w:gutter="0"/>
          <w:cols w:space="720"/>
          <w:titlePg/>
        </w:sectPr>
      </w:pPr>
      <w:r w:rsidRPr="001A63C7">
        <w:rPr>
          <w:rFonts w:ascii="Times New Roman" w:hAnsi="Times New Roman"/>
          <w:noProof/>
          <w:sz w:val="24"/>
          <w:szCs w:val="24"/>
        </w:rPr>
        <w:lastRenderedPageBreak/>
        <w:drawing>
          <wp:anchor distT="0" distB="0" distL="114300" distR="114300" simplePos="0" relativeHeight="251663872" behindDoc="1" locked="0" layoutInCell="1" allowOverlap="1" wp14:anchorId="7BA7D50A" wp14:editId="4DA784A3">
            <wp:simplePos x="0" y="0"/>
            <wp:positionH relativeFrom="column">
              <wp:posOffset>1215390</wp:posOffset>
            </wp:positionH>
            <wp:positionV relativeFrom="paragraph">
              <wp:posOffset>272</wp:posOffset>
            </wp:positionV>
            <wp:extent cx="3316605" cy="2984500"/>
            <wp:effectExtent l="0" t="0" r="0" b="0"/>
            <wp:wrapTight wrapText="bothSides">
              <wp:wrapPolygon edited="0">
                <wp:start x="0" y="0"/>
                <wp:lineTo x="0" y="21508"/>
                <wp:lineTo x="21505" y="21508"/>
                <wp:lineTo x="21505" y="0"/>
                <wp:lineTo x="0" y="0"/>
              </wp:wrapPolygon>
            </wp:wrapTight>
            <wp:docPr id="4" name="Picture 1" descr="A blue squares with numbers and lin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1" descr="A blue squares with numbers and lines&#10;&#10;AI-generated content may be incorrect."/>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16605" cy="2984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049014" w14:textId="4801AF8A" w:rsidR="001A63C7" w:rsidRPr="001A63C7" w:rsidRDefault="001A63C7" w:rsidP="001A63C7">
      <w:pPr>
        <w:jc w:val="left"/>
        <w:rPr>
          <w:rFonts w:ascii="Times New Roman" w:hAnsi="Times New Roman"/>
          <w:sz w:val="24"/>
          <w:szCs w:val="24"/>
        </w:rPr>
      </w:pPr>
    </w:p>
    <w:p w14:paraId="21182D61" w14:textId="2B8E9152" w:rsidR="001A63C7" w:rsidRPr="001A63C7" w:rsidRDefault="001A63C7" w:rsidP="001A63C7">
      <w:pPr>
        <w:jc w:val="left"/>
        <w:rPr>
          <w:rFonts w:ascii="Times New Roman" w:hAnsi="Times New Roman"/>
          <w:sz w:val="24"/>
          <w:szCs w:val="24"/>
        </w:rPr>
      </w:pPr>
    </w:p>
    <w:p w14:paraId="511F3380" w14:textId="4D40A5DA" w:rsidR="009B30FC" w:rsidRDefault="009B30FC" w:rsidP="001A63C7">
      <w:pPr>
        <w:jc w:val="left"/>
        <w:rPr>
          <w:rFonts w:ascii="Times New Roman" w:hAnsi="Times New Roman"/>
          <w:sz w:val="24"/>
          <w:szCs w:val="24"/>
        </w:rPr>
        <w:sectPr w:rsidR="009B30FC" w:rsidSect="009B30FC">
          <w:type w:val="continuous"/>
          <w:pgSz w:w="11907" w:h="16840" w:code="9"/>
          <w:pgMar w:top="1418" w:right="1418" w:bottom="1418" w:left="1418" w:header="680" w:footer="680" w:gutter="0"/>
          <w:cols w:num="2" w:space="720"/>
          <w:titlePg/>
        </w:sectPr>
      </w:pPr>
    </w:p>
    <w:p w14:paraId="37919B1C" w14:textId="0A8286DA" w:rsidR="001A63C7" w:rsidRDefault="001A63C7" w:rsidP="001A63C7">
      <w:pPr>
        <w:jc w:val="left"/>
        <w:rPr>
          <w:rFonts w:ascii="Times New Roman" w:hAnsi="Times New Roman"/>
          <w:sz w:val="24"/>
          <w:szCs w:val="24"/>
        </w:rPr>
      </w:pPr>
    </w:p>
    <w:p w14:paraId="0F535FEF" w14:textId="77777777" w:rsidR="000B0B78" w:rsidRDefault="000B0B78" w:rsidP="000B0B78">
      <w:pPr>
        <w:pStyle w:val="NormalWeb"/>
        <w:jc w:val="center"/>
        <w:rPr>
          <w:i/>
          <w:iCs/>
        </w:rPr>
      </w:pPr>
    </w:p>
    <w:p w14:paraId="270B3996" w14:textId="77777777" w:rsidR="000B0B78" w:rsidRDefault="000B0B78" w:rsidP="000B0B78">
      <w:pPr>
        <w:pStyle w:val="NormalWeb"/>
        <w:jc w:val="center"/>
        <w:rPr>
          <w:i/>
          <w:iCs/>
        </w:rPr>
      </w:pPr>
    </w:p>
    <w:p w14:paraId="28582C96" w14:textId="77777777" w:rsidR="000B0B78" w:rsidRDefault="000B0B78" w:rsidP="000B0B78">
      <w:pPr>
        <w:pStyle w:val="NormalWeb"/>
        <w:jc w:val="center"/>
        <w:rPr>
          <w:i/>
          <w:iCs/>
        </w:rPr>
      </w:pPr>
    </w:p>
    <w:p w14:paraId="4B7488B6" w14:textId="77777777" w:rsidR="000B0B78" w:rsidRDefault="000B0B78" w:rsidP="000B0B78">
      <w:pPr>
        <w:pStyle w:val="NormalWeb"/>
        <w:jc w:val="center"/>
        <w:rPr>
          <w:i/>
          <w:iCs/>
        </w:rPr>
      </w:pPr>
    </w:p>
    <w:p w14:paraId="2C511329" w14:textId="77777777" w:rsidR="000B0B78" w:rsidRDefault="000B0B78" w:rsidP="000B0B78">
      <w:pPr>
        <w:pStyle w:val="NormalWeb"/>
        <w:jc w:val="center"/>
        <w:rPr>
          <w:i/>
          <w:iCs/>
        </w:rPr>
      </w:pPr>
    </w:p>
    <w:p w14:paraId="13E88C33" w14:textId="77777777" w:rsidR="000B0B78" w:rsidRDefault="000B0B78" w:rsidP="000B0B78">
      <w:pPr>
        <w:pStyle w:val="NormalWeb"/>
        <w:jc w:val="center"/>
        <w:rPr>
          <w:i/>
          <w:iCs/>
        </w:rPr>
      </w:pPr>
    </w:p>
    <w:p w14:paraId="3CF9CA73" w14:textId="77777777" w:rsidR="000B0B78" w:rsidRDefault="000B0B78" w:rsidP="000B0B78">
      <w:pPr>
        <w:pStyle w:val="NormalWeb"/>
        <w:jc w:val="center"/>
        <w:rPr>
          <w:i/>
          <w:iCs/>
        </w:rPr>
      </w:pPr>
    </w:p>
    <w:p w14:paraId="68DFA332" w14:textId="77777777" w:rsidR="000B0B78" w:rsidRDefault="000B0B78" w:rsidP="000B0B78">
      <w:pPr>
        <w:pStyle w:val="NormalWeb"/>
        <w:jc w:val="center"/>
        <w:rPr>
          <w:i/>
          <w:iCs/>
        </w:rPr>
      </w:pPr>
    </w:p>
    <w:p w14:paraId="71F72A32" w14:textId="7D714B31" w:rsidR="000B0B78" w:rsidRPr="00602783" w:rsidRDefault="000B0B78" w:rsidP="000B0B78">
      <w:pPr>
        <w:pStyle w:val="NormalWeb"/>
        <w:jc w:val="center"/>
      </w:pPr>
      <w:r>
        <w:rPr>
          <w:i/>
          <w:iCs/>
        </w:rPr>
        <w:br/>
      </w:r>
      <w:r>
        <w:rPr>
          <w:i/>
          <w:iCs/>
        </w:rPr>
        <w:br/>
      </w:r>
      <w:r w:rsidRPr="00602783">
        <w:rPr>
          <w:i/>
          <w:iCs/>
          <w:lang w:val="mk-MK"/>
        </w:rPr>
        <w:t xml:space="preserve">Слика </w:t>
      </w:r>
      <w:r>
        <w:rPr>
          <w:i/>
          <w:iCs/>
        </w:rPr>
        <w:t xml:space="preserve">3: </w:t>
      </w:r>
      <w:r w:rsidRPr="00602783">
        <w:rPr>
          <w:i/>
          <w:iCs/>
          <w:lang w:val="mk-MK"/>
        </w:rPr>
        <w:t xml:space="preserve"> </w:t>
      </w:r>
      <w:r w:rsidRPr="00602783">
        <w:rPr>
          <w:i/>
          <w:iCs/>
        </w:rPr>
        <w:t>Матрица на грешки</w:t>
      </w:r>
      <w:r w:rsidRPr="00602783">
        <w:rPr>
          <w:i/>
          <w:iCs/>
          <w:lang w:val="mk-MK"/>
        </w:rPr>
        <w:t xml:space="preserve"> </w:t>
      </w:r>
      <w:r>
        <w:rPr>
          <w:i/>
          <w:iCs/>
        </w:rPr>
        <w:t>Logistic Regression</w:t>
      </w:r>
    </w:p>
    <w:p w14:paraId="41CD09A1" w14:textId="08B95437" w:rsidR="000B0B78" w:rsidRPr="001A63C7" w:rsidRDefault="000B0B78" w:rsidP="001A63C7">
      <w:pPr>
        <w:jc w:val="left"/>
        <w:rPr>
          <w:rFonts w:ascii="Times New Roman" w:hAnsi="Times New Roman"/>
          <w:sz w:val="24"/>
          <w:szCs w:val="24"/>
        </w:rPr>
      </w:pPr>
    </w:p>
    <w:p w14:paraId="67F855D7" w14:textId="48E073A8" w:rsidR="001A63C7" w:rsidRPr="001A63C7" w:rsidRDefault="000B0B78" w:rsidP="001A63C7">
      <w:pPr>
        <w:jc w:val="left"/>
        <w:rPr>
          <w:rFonts w:ascii="Times New Roman" w:hAnsi="Times New Roman"/>
          <w:sz w:val="24"/>
          <w:szCs w:val="24"/>
        </w:rPr>
      </w:pPr>
      <w:r w:rsidRPr="001A63C7">
        <w:rPr>
          <w:rFonts w:ascii="Times New Roman" w:hAnsi="Times New Roman"/>
          <w:noProof/>
          <w:sz w:val="24"/>
          <w:szCs w:val="24"/>
        </w:rPr>
        <w:drawing>
          <wp:anchor distT="0" distB="0" distL="114300" distR="114300" simplePos="0" relativeHeight="251664896" behindDoc="1" locked="0" layoutInCell="1" allowOverlap="1" wp14:anchorId="70A4E81A" wp14:editId="57F6FA2B">
            <wp:simplePos x="0" y="0"/>
            <wp:positionH relativeFrom="column">
              <wp:posOffset>1084580</wp:posOffset>
            </wp:positionH>
            <wp:positionV relativeFrom="paragraph">
              <wp:posOffset>143873</wp:posOffset>
            </wp:positionV>
            <wp:extent cx="3316605" cy="2984500"/>
            <wp:effectExtent l="0" t="0" r="0" b="0"/>
            <wp:wrapTight wrapText="bothSides">
              <wp:wrapPolygon edited="0">
                <wp:start x="0" y="0"/>
                <wp:lineTo x="0" y="21508"/>
                <wp:lineTo x="21505" y="21508"/>
                <wp:lineTo x="21505" y="0"/>
                <wp:lineTo x="0" y="0"/>
              </wp:wrapPolygon>
            </wp:wrapTight>
            <wp:docPr id="653203202" name="Picture 5" descr="A graph of confusion matrix&#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3203202" name="Picture 5" descr="A graph of confusion matrix&#10;&#10;AI-generated content may be incorrect."/>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16605" cy="2984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827D9A" w14:textId="77777777" w:rsidR="009B30FC" w:rsidRDefault="009B30FC" w:rsidP="002F09F0">
      <w:pPr>
        <w:rPr>
          <w:rFonts w:ascii="Times New Roman" w:hAnsi="Times New Roman"/>
          <w:b/>
        </w:rPr>
        <w:sectPr w:rsidR="009B30FC" w:rsidSect="000B0B78">
          <w:type w:val="continuous"/>
          <w:pgSz w:w="11907" w:h="16840" w:code="9"/>
          <w:pgMar w:top="1418" w:right="1418" w:bottom="1418" w:left="1418" w:header="680" w:footer="680" w:gutter="0"/>
          <w:cols w:space="720"/>
          <w:titlePg/>
        </w:sectPr>
      </w:pPr>
    </w:p>
    <w:p w14:paraId="7AA4524F" w14:textId="77777777" w:rsidR="000B0B78" w:rsidRDefault="000B0B78" w:rsidP="002F09F0">
      <w:pPr>
        <w:rPr>
          <w:rFonts w:ascii="Times New Roman" w:hAnsi="Times New Roman"/>
          <w:b/>
        </w:rPr>
        <w:sectPr w:rsidR="000B0B78" w:rsidSect="009B30FC">
          <w:type w:val="continuous"/>
          <w:pgSz w:w="11907" w:h="16840" w:code="9"/>
          <w:pgMar w:top="1418" w:right="1418" w:bottom="1418" w:left="1418" w:header="680" w:footer="680" w:gutter="0"/>
          <w:cols w:space="720"/>
          <w:titlePg/>
        </w:sectPr>
      </w:pPr>
    </w:p>
    <w:p w14:paraId="7DB30768" w14:textId="77777777" w:rsidR="001A63C7" w:rsidRDefault="001A63C7" w:rsidP="002F09F0">
      <w:pPr>
        <w:rPr>
          <w:rFonts w:ascii="Times New Roman" w:hAnsi="Times New Roman"/>
          <w:b/>
        </w:rPr>
      </w:pPr>
    </w:p>
    <w:p w14:paraId="0DA00A73" w14:textId="77777777" w:rsidR="0062192D" w:rsidRDefault="0062192D" w:rsidP="0062192D">
      <w:pPr>
        <w:rPr>
          <w:rFonts w:ascii="Times New Roman" w:hAnsi="Times New Roman"/>
          <w:b/>
        </w:rPr>
      </w:pPr>
    </w:p>
    <w:p w14:paraId="53671A42" w14:textId="77777777" w:rsidR="000B0B78" w:rsidRDefault="000B0B78" w:rsidP="0062192D">
      <w:pPr>
        <w:rPr>
          <w:rFonts w:ascii="Times New Roman" w:hAnsi="Times New Roman"/>
          <w:b/>
        </w:rPr>
      </w:pPr>
    </w:p>
    <w:p w14:paraId="38102CEF" w14:textId="77777777" w:rsidR="000B0B78" w:rsidRDefault="000B0B78" w:rsidP="0062192D">
      <w:pPr>
        <w:rPr>
          <w:rFonts w:ascii="Times New Roman" w:hAnsi="Times New Roman"/>
          <w:b/>
        </w:rPr>
      </w:pPr>
    </w:p>
    <w:p w14:paraId="7DDCDDD3" w14:textId="77777777" w:rsidR="000B0B78" w:rsidRDefault="000B0B78" w:rsidP="0062192D">
      <w:pPr>
        <w:rPr>
          <w:rFonts w:ascii="Times New Roman" w:hAnsi="Times New Roman"/>
          <w:b/>
        </w:rPr>
      </w:pPr>
    </w:p>
    <w:p w14:paraId="5C58A61A" w14:textId="77777777" w:rsidR="000B0B78" w:rsidRDefault="000B0B78" w:rsidP="0062192D">
      <w:pPr>
        <w:rPr>
          <w:rFonts w:ascii="Times New Roman" w:hAnsi="Times New Roman"/>
          <w:b/>
        </w:rPr>
      </w:pPr>
    </w:p>
    <w:p w14:paraId="3A509F76" w14:textId="77777777" w:rsidR="000B0B78" w:rsidRDefault="000B0B78" w:rsidP="0062192D">
      <w:pPr>
        <w:rPr>
          <w:rFonts w:ascii="Times New Roman" w:hAnsi="Times New Roman"/>
          <w:b/>
        </w:rPr>
      </w:pPr>
    </w:p>
    <w:p w14:paraId="6A702F55" w14:textId="77777777" w:rsidR="000B0B78" w:rsidRDefault="000B0B78" w:rsidP="0062192D">
      <w:pPr>
        <w:rPr>
          <w:rFonts w:ascii="Times New Roman" w:hAnsi="Times New Roman"/>
          <w:b/>
        </w:rPr>
      </w:pPr>
    </w:p>
    <w:p w14:paraId="394E3DAD" w14:textId="77777777" w:rsidR="000B0B78" w:rsidRDefault="000B0B78" w:rsidP="0062192D">
      <w:pPr>
        <w:rPr>
          <w:rFonts w:ascii="Times New Roman" w:hAnsi="Times New Roman"/>
          <w:b/>
        </w:rPr>
      </w:pPr>
    </w:p>
    <w:p w14:paraId="7BA560CD" w14:textId="77777777" w:rsidR="000B0B78" w:rsidRDefault="000B0B78" w:rsidP="0062192D">
      <w:pPr>
        <w:rPr>
          <w:rFonts w:ascii="Times New Roman" w:hAnsi="Times New Roman"/>
          <w:b/>
        </w:rPr>
      </w:pPr>
    </w:p>
    <w:p w14:paraId="40A71DE9" w14:textId="77777777" w:rsidR="000B0B78" w:rsidRDefault="000B0B78" w:rsidP="0062192D">
      <w:pPr>
        <w:rPr>
          <w:rFonts w:ascii="Times New Roman" w:hAnsi="Times New Roman"/>
          <w:b/>
        </w:rPr>
      </w:pPr>
    </w:p>
    <w:p w14:paraId="58308B3A" w14:textId="77777777" w:rsidR="000B0B78" w:rsidRDefault="000B0B78" w:rsidP="0062192D">
      <w:pPr>
        <w:rPr>
          <w:rFonts w:ascii="Times New Roman" w:hAnsi="Times New Roman"/>
          <w:b/>
        </w:rPr>
      </w:pPr>
    </w:p>
    <w:p w14:paraId="758172B4" w14:textId="77777777" w:rsidR="000B0B78" w:rsidRDefault="000B0B78" w:rsidP="0062192D">
      <w:pPr>
        <w:rPr>
          <w:rFonts w:ascii="Times New Roman" w:hAnsi="Times New Roman"/>
          <w:b/>
        </w:rPr>
      </w:pPr>
    </w:p>
    <w:p w14:paraId="48BC37EE" w14:textId="77777777" w:rsidR="000B0B78" w:rsidRDefault="000B0B78" w:rsidP="0062192D">
      <w:pPr>
        <w:rPr>
          <w:rFonts w:ascii="Times New Roman" w:hAnsi="Times New Roman"/>
          <w:b/>
        </w:rPr>
      </w:pPr>
    </w:p>
    <w:p w14:paraId="4825BBFC" w14:textId="77777777" w:rsidR="000B0B78" w:rsidRDefault="000B0B78" w:rsidP="0062192D">
      <w:pPr>
        <w:rPr>
          <w:rFonts w:ascii="Times New Roman" w:hAnsi="Times New Roman"/>
          <w:b/>
        </w:rPr>
      </w:pPr>
    </w:p>
    <w:p w14:paraId="0592829B" w14:textId="77777777" w:rsidR="000B0B78" w:rsidRDefault="000B0B78" w:rsidP="0062192D">
      <w:pPr>
        <w:rPr>
          <w:rFonts w:ascii="Times New Roman" w:hAnsi="Times New Roman"/>
          <w:b/>
        </w:rPr>
      </w:pPr>
    </w:p>
    <w:p w14:paraId="1F74A4F1" w14:textId="77777777" w:rsidR="000B0B78" w:rsidRDefault="000B0B78" w:rsidP="000B0B78">
      <w:pPr>
        <w:pStyle w:val="NormalWeb"/>
        <w:jc w:val="center"/>
        <w:rPr>
          <w:i/>
          <w:iCs/>
        </w:rPr>
      </w:pPr>
    </w:p>
    <w:p w14:paraId="227C7E48" w14:textId="639A1CC3" w:rsidR="000B0B78" w:rsidRPr="000B0B78" w:rsidRDefault="000B0B78" w:rsidP="000B0B78">
      <w:pPr>
        <w:pStyle w:val="NormalWeb"/>
        <w:jc w:val="center"/>
      </w:pPr>
      <w:r w:rsidRPr="00602783">
        <w:rPr>
          <w:i/>
          <w:iCs/>
          <w:lang w:val="mk-MK"/>
        </w:rPr>
        <w:t xml:space="preserve">Слика </w:t>
      </w:r>
      <w:r>
        <w:rPr>
          <w:i/>
          <w:iCs/>
        </w:rPr>
        <w:t xml:space="preserve">4: </w:t>
      </w:r>
      <w:r w:rsidRPr="00602783">
        <w:rPr>
          <w:i/>
          <w:iCs/>
          <w:lang w:val="mk-MK"/>
        </w:rPr>
        <w:t xml:space="preserve"> </w:t>
      </w:r>
      <w:r w:rsidRPr="00602783">
        <w:rPr>
          <w:i/>
          <w:iCs/>
        </w:rPr>
        <w:t>Матрица на грешки</w:t>
      </w:r>
      <w:r w:rsidRPr="00602783">
        <w:rPr>
          <w:i/>
          <w:iCs/>
          <w:lang w:val="mk-MK"/>
        </w:rPr>
        <w:t xml:space="preserve"> </w:t>
      </w:r>
      <w:r>
        <w:rPr>
          <w:i/>
          <w:iCs/>
        </w:rPr>
        <w:t>MLP Neural Network</w:t>
      </w:r>
    </w:p>
    <w:p w14:paraId="2F3E8C7B" w14:textId="77777777" w:rsidR="0062192D" w:rsidRPr="0062192D" w:rsidRDefault="0062192D" w:rsidP="00BD5C84">
      <w:pPr>
        <w:pStyle w:val="NormalWeb"/>
        <w:rPr>
          <w:lang w:val="mk-MK"/>
        </w:rPr>
      </w:pPr>
    </w:p>
    <w:p w14:paraId="6FFF5A15" w14:textId="28169A2B" w:rsidR="00BD5C84" w:rsidRDefault="00BD5C84" w:rsidP="00BD5C84"/>
    <w:p w14:paraId="322FC2B4" w14:textId="5BD0BF44" w:rsidR="00BD5C84" w:rsidRPr="00A56D5C" w:rsidRDefault="00BD5C84" w:rsidP="00A56D5C">
      <w:pPr>
        <w:rPr>
          <w:sz w:val="24"/>
          <w:szCs w:val="21"/>
        </w:rPr>
      </w:pPr>
      <w:r w:rsidRPr="00A56D5C">
        <w:rPr>
          <w:rStyle w:val="Strong"/>
          <w:sz w:val="24"/>
          <w:szCs w:val="21"/>
        </w:rPr>
        <w:t>Decision Tree – Анализа</w:t>
      </w:r>
    </w:p>
    <w:p w14:paraId="6D4D3C98" w14:textId="29B6D368" w:rsidR="00BD5C84" w:rsidRDefault="00BD5C84" w:rsidP="00D56011">
      <w:pPr>
        <w:pStyle w:val="NormalWeb"/>
        <w:ind w:firstLine="360"/>
        <w:jc w:val="both"/>
      </w:pPr>
      <w:r>
        <w:t>Decision Tree постигнува висока точност во детекцијата на нормални пакети (TN), но има повисок број на FN во споредба со MLP.</w:t>
      </w:r>
      <w:r w:rsidR="00D56011">
        <w:t xml:space="preserve"> </w:t>
      </w:r>
      <w:r>
        <w:t>Ова значи дека дел од нападите не се препознаени.</w:t>
      </w:r>
    </w:p>
    <w:p w14:paraId="2EB7529A" w14:textId="77777777" w:rsidR="00B46BB4" w:rsidRDefault="00B46BB4" w:rsidP="000B0B78">
      <w:pPr>
        <w:pStyle w:val="NormalWeb"/>
        <w:ind w:firstLine="360"/>
      </w:pPr>
    </w:p>
    <w:p w14:paraId="471A7ED1" w14:textId="77777777" w:rsidR="00BD5C84" w:rsidRDefault="00BD5C84" w:rsidP="00BD5C84">
      <w:pPr>
        <w:pStyle w:val="NormalWeb"/>
        <w:numPr>
          <w:ilvl w:val="0"/>
          <w:numId w:val="38"/>
        </w:numPr>
      </w:pPr>
      <w:r>
        <w:lastRenderedPageBreak/>
        <w:t>Добар за објаснување и визуелизација</w:t>
      </w:r>
    </w:p>
    <w:p w14:paraId="5E7FEB78" w14:textId="77777777" w:rsidR="00BD5C84" w:rsidRDefault="00BD5C84" w:rsidP="00BD5C84">
      <w:pPr>
        <w:pStyle w:val="NormalWeb"/>
        <w:numPr>
          <w:ilvl w:val="0"/>
          <w:numId w:val="38"/>
        </w:numPr>
      </w:pPr>
      <w:r>
        <w:t>Не толку добар во прецизност кај нападите</w:t>
      </w:r>
    </w:p>
    <w:p w14:paraId="6C7948BC" w14:textId="77777777" w:rsidR="00BD5C84" w:rsidRDefault="00BD5C84" w:rsidP="00BD5C84">
      <w:pPr>
        <w:pStyle w:val="NormalWeb"/>
        <w:numPr>
          <w:ilvl w:val="0"/>
          <w:numId w:val="38"/>
        </w:numPr>
      </w:pPr>
      <w:r>
        <w:t>Склон кон overfitting</w:t>
      </w:r>
    </w:p>
    <w:p w14:paraId="03E854F4" w14:textId="77777777" w:rsidR="00BD5C84" w:rsidRDefault="00BD5C84" w:rsidP="00BD5C84">
      <w:pPr>
        <w:pStyle w:val="NormalWeb"/>
      </w:pPr>
      <w:r>
        <w:rPr>
          <w:rStyle w:val="Strong"/>
        </w:rPr>
        <w:t>Безбедносна импликација:</w:t>
      </w:r>
      <w:r>
        <w:t xml:space="preserve"> пропуштањето на напади (FN) е ризично во реални системи.</w:t>
      </w:r>
    </w:p>
    <w:p w14:paraId="030FC37A" w14:textId="3E92102A" w:rsidR="00BD5C84" w:rsidRDefault="00BD5C84" w:rsidP="00BD5C84"/>
    <w:p w14:paraId="0ECAC098" w14:textId="7A243F92" w:rsidR="00BD5C84" w:rsidRPr="00405A8A" w:rsidRDefault="00BD5C84" w:rsidP="00405A8A">
      <w:r w:rsidRPr="00405A8A">
        <w:rPr>
          <w:rStyle w:val="Strong"/>
          <w:sz w:val="24"/>
          <w:szCs w:val="10"/>
        </w:rPr>
        <w:t>Random Forest – Анализа</w:t>
      </w:r>
    </w:p>
    <w:p w14:paraId="134B2D36" w14:textId="77777777" w:rsidR="00BD5C84" w:rsidRDefault="00BD5C84" w:rsidP="00BD5C84">
      <w:pPr>
        <w:pStyle w:val="NormalWeb"/>
      </w:pPr>
      <w:r>
        <w:t>Random Forest подобро ги класифицира нормалните пакети (многу TN), но има повисок број FN отколку MLP.</w:t>
      </w:r>
      <w:r>
        <w:br/>
        <w:t>Ова покажува дека моделот е стабилен, но не секогаш ги препознава сложените напади.</w:t>
      </w:r>
    </w:p>
    <w:p w14:paraId="46123E9E" w14:textId="77777777" w:rsidR="00BD5C84" w:rsidRDefault="00BD5C84" w:rsidP="00BD5C84">
      <w:pPr>
        <w:pStyle w:val="NormalWeb"/>
        <w:numPr>
          <w:ilvl w:val="0"/>
          <w:numId w:val="39"/>
        </w:numPr>
      </w:pPr>
      <w:r>
        <w:t>Добра општа прецизност</w:t>
      </w:r>
    </w:p>
    <w:p w14:paraId="44F9109C" w14:textId="77777777" w:rsidR="00BD5C84" w:rsidRDefault="00BD5C84" w:rsidP="00BD5C84">
      <w:pPr>
        <w:pStyle w:val="NormalWeb"/>
        <w:numPr>
          <w:ilvl w:val="0"/>
          <w:numId w:val="39"/>
        </w:numPr>
      </w:pPr>
      <w:r>
        <w:t>Робустен на шум</w:t>
      </w:r>
    </w:p>
    <w:p w14:paraId="21FF0904" w14:textId="77777777" w:rsidR="00BD5C84" w:rsidRDefault="00BD5C84" w:rsidP="00BD5C84">
      <w:pPr>
        <w:pStyle w:val="NormalWeb"/>
        <w:numPr>
          <w:ilvl w:val="0"/>
          <w:numId w:val="39"/>
        </w:numPr>
      </w:pPr>
      <w:r>
        <w:t>Но сепак има FN кај комплексни напади</w:t>
      </w:r>
    </w:p>
    <w:p w14:paraId="3380DEFA" w14:textId="08C0E1B5" w:rsidR="00A56D5C" w:rsidRPr="000B0B78" w:rsidRDefault="00BD5C84" w:rsidP="000B0B78">
      <w:pPr>
        <w:pStyle w:val="NormalWeb"/>
        <w:rPr>
          <w:rStyle w:val="Strong"/>
          <w:b w:val="0"/>
          <w:bCs w:val="0"/>
        </w:rPr>
      </w:pPr>
      <w:r>
        <w:rPr>
          <w:rStyle w:val="Strong"/>
        </w:rPr>
        <w:t>Заклучок:</w:t>
      </w:r>
      <w:r>
        <w:t xml:space="preserve"> подобар од Decision Tree, но сѐ уште не идеален.</w:t>
      </w:r>
    </w:p>
    <w:p w14:paraId="2781A42D" w14:textId="77777777" w:rsidR="00A56D5C" w:rsidRDefault="00A56D5C" w:rsidP="00A56D5C">
      <w:pPr>
        <w:rPr>
          <w:rStyle w:val="Strong"/>
          <w:sz w:val="24"/>
          <w:szCs w:val="21"/>
          <w:lang w:val="mk-MK"/>
        </w:rPr>
      </w:pPr>
    </w:p>
    <w:p w14:paraId="4C61841A" w14:textId="71F6E37A" w:rsidR="00BD5C84" w:rsidRPr="00A56D5C" w:rsidRDefault="00BD5C84" w:rsidP="00A56D5C">
      <w:pPr>
        <w:rPr>
          <w:sz w:val="24"/>
          <w:szCs w:val="21"/>
        </w:rPr>
      </w:pPr>
      <w:r w:rsidRPr="00A56D5C">
        <w:rPr>
          <w:rStyle w:val="Strong"/>
          <w:sz w:val="24"/>
          <w:szCs w:val="21"/>
        </w:rPr>
        <w:t>Logistic Regression – Анализа</w:t>
      </w:r>
    </w:p>
    <w:p w14:paraId="5415C544" w14:textId="77777777" w:rsidR="00BD5C84" w:rsidRDefault="00BD5C84" w:rsidP="00BD5C84">
      <w:pPr>
        <w:pStyle w:val="NormalWeb"/>
      </w:pPr>
      <w:r>
        <w:t>Овој модел има најмногу FP и FN од сите.</w:t>
      </w:r>
      <w:r>
        <w:br/>
        <w:t>Тоа значи дека:</w:t>
      </w:r>
    </w:p>
    <w:p w14:paraId="623DAA27" w14:textId="77777777" w:rsidR="00BD5C84" w:rsidRDefault="00BD5C84" w:rsidP="00BD5C84">
      <w:pPr>
        <w:pStyle w:val="NormalWeb"/>
        <w:numPr>
          <w:ilvl w:val="0"/>
          <w:numId w:val="40"/>
        </w:numPr>
      </w:pPr>
      <w:r>
        <w:t>честопати нормален сообраќај погрешно се класифицира како напад</w:t>
      </w:r>
    </w:p>
    <w:p w14:paraId="72B57BF2" w14:textId="77777777" w:rsidR="00BD5C84" w:rsidRDefault="00BD5C84" w:rsidP="00BD5C84">
      <w:pPr>
        <w:pStyle w:val="NormalWeb"/>
        <w:numPr>
          <w:ilvl w:val="0"/>
          <w:numId w:val="40"/>
        </w:numPr>
      </w:pPr>
      <w:r>
        <w:t>голем број вистински напади не се детектирани</w:t>
      </w:r>
    </w:p>
    <w:p w14:paraId="3760F4B1" w14:textId="77777777" w:rsidR="00BD5C84" w:rsidRDefault="00BD5C84" w:rsidP="00BD5C84">
      <w:pPr>
        <w:pStyle w:val="NormalWeb"/>
        <w:numPr>
          <w:ilvl w:val="0"/>
          <w:numId w:val="40"/>
        </w:numPr>
      </w:pPr>
      <w:r>
        <w:t>не може добро да ги моделира нелинеарните патерни во мрежниот сообраќај</w:t>
      </w:r>
    </w:p>
    <w:p w14:paraId="1D97F4DB" w14:textId="77777777" w:rsidR="00BD5C84" w:rsidRDefault="00BD5C84" w:rsidP="00BD5C84">
      <w:pPr>
        <w:pStyle w:val="NormalWeb"/>
      </w:pPr>
      <w:r>
        <w:rPr>
          <w:rStyle w:val="Strong"/>
        </w:rPr>
        <w:t>Заклучок:</w:t>
      </w:r>
      <w:r>
        <w:t xml:space="preserve"> Logistic Regression не е соодветен за IDS системи поради ниска моќ да препознае комплексни напади.</w:t>
      </w:r>
    </w:p>
    <w:p w14:paraId="69994521" w14:textId="338418B5" w:rsidR="00BD5C84" w:rsidRDefault="00BD5C84" w:rsidP="00BD5C84"/>
    <w:p w14:paraId="37FDFF72" w14:textId="458722FD" w:rsidR="00BD5C84" w:rsidRPr="00A56D5C" w:rsidRDefault="00BD5C84" w:rsidP="00A56D5C">
      <w:pPr>
        <w:rPr>
          <w:sz w:val="24"/>
          <w:szCs w:val="21"/>
        </w:rPr>
      </w:pPr>
      <w:r w:rsidRPr="00A56D5C">
        <w:rPr>
          <w:rStyle w:val="Strong"/>
          <w:sz w:val="24"/>
          <w:szCs w:val="21"/>
        </w:rPr>
        <w:t>MLP Neural Network – Анализа</w:t>
      </w:r>
    </w:p>
    <w:p w14:paraId="263D86F1" w14:textId="77777777" w:rsidR="00BD5C84" w:rsidRDefault="00BD5C84" w:rsidP="00BD5C84">
      <w:pPr>
        <w:pStyle w:val="NormalWeb"/>
      </w:pPr>
      <w:r>
        <w:t>MLP моделот (невронска мрежа) има најбалансирана confusion matrix и најдобар компромис меѓу TP и TN:</w:t>
      </w:r>
    </w:p>
    <w:p w14:paraId="216E8CD1" w14:textId="77777777" w:rsidR="00BD5C84" w:rsidRDefault="00BD5C84" w:rsidP="00BD5C84">
      <w:pPr>
        <w:pStyle w:val="NormalWeb"/>
        <w:numPr>
          <w:ilvl w:val="0"/>
          <w:numId w:val="41"/>
        </w:numPr>
      </w:pPr>
      <w:r>
        <w:t>најмал број FN</w:t>
      </w:r>
    </w:p>
    <w:p w14:paraId="291CE96C" w14:textId="77777777" w:rsidR="00BD5C84" w:rsidRDefault="00BD5C84" w:rsidP="00BD5C84">
      <w:pPr>
        <w:pStyle w:val="NormalWeb"/>
        <w:numPr>
          <w:ilvl w:val="0"/>
          <w:numId w:val="41"/>
        </w:numPr>
      </w:pPr>
      <w:r>
        <w:t>многу добри TP (детекција на напади)</w:t>
      </w:r>
    </w:p>
    <w:p w14:paraId="55339040" w14:textId="77777777" w:rsidR="00BD5C84" w:rsidRDefault="00BD5C84" w:rsidP="00BD5C84">
      <w:pPr>
        <w:pStyle w:val="NormalWeb"/>
        <w:numPr>
          <w:ilvl w:val="0"/>
          <w:numId w:val="41"/>
        </w:numPr>
      </w:pPr>
      <w:r>
        <w:t>умерени FP</w:t>
      </w:r>
    </w:p>
    <w:p w14:paraId="3631D40C" w14:textId="77777777" w:rsidR="00BD5C84" w:rsidRDefault="00BD5C84" w:rsidP="00BD5C84">
      <w:pPr>
        <w:pStyle w:val="NormalWeb"/>
      </w:pPr>
      <w:r>
        <w:t>Ова значи:</w:t>
      </w:r>
    </w:p>
    <w:p w14:paraId="30A0A04F" w14:textId="77777777" w:rsidR="00BD5C84" w:rsidRDefault="00BD5C84" w:rsidP="00BD5C84">
      <w:pPr>
        <w:pStyle w:val="NormalWeb"/>
        <w:numPr>
          <w:ilvl w:val="0"/>
          <w:numId w:val="42"/>
        </w:numPr>
      </w:pPr>
      <w:r>
        <w:t>моделира нелинеарни патерни</w:t>
      </w:r>
    </w:p>
    <w:p w14:paraId="1D32C946" w14:textId="77777777" w:rsidR="00BD5C84" w:rsidRDefault="00BD5C84" w:rsidP="00BD5C84">
      <w:pPr>
        <w:pStyle w:val="NormalWeb"/>
        <w:numPr>
          <w:ilvl w:val="0"/>
          <w:numId w:val="42"/>
        </w:numPr>
      </w:pPr>
      <w:r>
        <w:t>подобро учи сложени интеракции меѓу карактеристики</w:t>
      </w:r>
    </w:p>
    <w:p w14:paraId="40603C59" w14:textId="77777777" w:rsidR="00BD5C84" w:rsidRDefault="00BD5C84" w:rsidP="00BD5C84">
      <w:pPr>
        <w:pStyle w:val="NormalWeb"/>
        <w:numPr>
          <w:ilvl w:val="0"/>
          <w:numId w:val="42"/>
        </w:numPr>
      </w:pPr>
      <w:r>
        <w:t>има најдобра севкупна перформанса</w:t>
      </w:r>
    </w:p>
    <w:p w14:paraId="1074AC7E" w14:textId="6A9F8B82" w:rsidR="00BD5C84" w:rsidRPr="000B0B78" w:rsidRDefault="00BD5C84" w:rsidP="000B0B78">
      <w:pPr>
        <w:pStyle w:val="NormalWeb"/>
      </w:pPr>
      <w:r>
        <w:rPr>
          <w:rStyle w:val="Strong"/>
        </w:rPr>
        <w:lastRenderedPageBreak/>
        <w:t>Заклучок:</w:t>
      </w:r>
      <w:r>
        <w:br/>
        <w:t>MLP е најсоодветниот модел за детекција на напади во NSL-KDD, според резултатите.</w:t>
      </w:r>
    </w:p>
    <w:p w14:paraId="558932E0" w14:textId="77777777" w:rsidR="009B30FC" w:rsidRPr="00B10B6E" w:rsidRDefault="009B30FC" w:rsidP="009B30FC">
      <w:pPr>
        <w:pStyle w:val="Heading2"/>
        <w:rPr>
          <w:rFonts w:ascii="Times New Roman" w:hAnsi="Times New Roman"/>
          <w:sz w:val="24"/>
          <w:szCs w:val="24"/>
        </w:rPr>
      </w:pPr>
      <w:bookmarkStart w:id="56" w:name="_Toc216135918"/>
      <w:r w:rsidRPr="0054623D">
        <w:rPr>
          <w:rFonts w:ascii="Times New Roman" w:hAnsi="Times New Roman"/>
          <w:sz w:val="24"/>
          <w:szCs w:val="24"/>
          <w:highlight w:val="yellow"/>
          <w:rPrChange w:id="57" w:author="Blagoj Ristevski" w:date="2026-03-01T21:48:00Z">
            <w:rPr>
              <w:rFonts w:ascii="Times New Roman" w:hAnsi="Times New Roman"/>
              <w:sz w:val="24"/>
              <w:szCs w:val="24"/>
            </w:rPr>
          </w:rPrChange>
        </w:rPr>
        <w:t xml:space="preserve">5.3. </w:t>
      </w:r>
      <w:r w:rsidRPr="0054623D">
        <w:rPr>
          <w:sz w:val="24"/>
          <w:szCs w:val="24"/>
          <w:highlight w:val="yellow"/>
          <w:rPrChange w:id="58" w:author="Blagoj Ristevski" w:date="2026-03-01T21:48:00Z">
            <w:rPr>
              <w:sz w:val="24"/>
              <w:szCs w:val="24"/>
            </w:rPr>
          </w:rPrChange>
        </w:rPr>
        <w:t>Feature Importance</w:t>
      </w:r>
      <w:bookmarkEnd w:id="56"/>
    </w:p>
    <w:p w14:paraId="0B718D6D" w14:textId="77777777" w:rsidR="009B30FC" w:rsidRPr="00B10B6E" w:rsidRDefault="009B30FC" w:rsidP="009B30FC">
      <w:pPr>
        <w:shd w:val="clear" w:color="auto" w:fill="FFFFFF"/>
        <w:spacing w:line="285" w:lineRule="atLeast"/>
        <w:jc w:val="left"/>
        <w:rPr>
          <w:rFonts w:ascii="Courier New" w:hAnsi="Courier New" w:cs="Courier New"/>
          <w:color w:val="000000"/>
          <w:sz w:val="21"/>
          <w:szCs w:val="21"/>
        </w:rPr>
      </w:pPr>
      <w:r>
        <w:rPr>
          <w:rFonts w:ascii="Times New Roman" w:hAnsi="Times New Roman"/>
          <w:b/>
        </w:rPr>
        <w:t xml:space="preserve"> </w:t>
      </w:r>
      <w:r w:rsidRPr="00B10B6E">
        <w:rPr>
          <w:rFonts w:ascii="Courier New" w:hAnsi="Courier New" w:cs="Courier New"/>
          <w:color w:val="9723B4"/>
          <w:sz w:val="21"/>
          <w:szCs w:val="21"/>
        </w:rPr>
        <w:t>import</w:t>
      </w:r>
      <w:r w:rsidRPr="00B10B6E">
        <w:rPr>
          <w:rFonts w:ascii="Courier New" w:hAnsi="Courier New" w:cs="Courier New"/>
          <w:color w:val="000000"/>
          <w:sz w:val="21"/>
          <w:szCs w:val="21"/>
        </w:rPr>
        <w:t xml:space="preserve"> matplotlib.pyplot </w:t>
      </w:r>
      <w:r w:rsidRPr="00B10B6E">
        <w:rPr>
          <w:rFonts w:ascii="Courier New" w:hAnsi="Courier New" w:cs="Courier New"/>
          <w:color w:val="9723B4"/>
          <w:sz w:val="21"/>
          <w:szCs w:val="21"/>
        </w:rPr>
        <w:t>as</w:t>
      </w:r>
      <w:r w:rsidRPr="00B10B6E">
        <w:rPr>
          <w:rFonts w:ascii="Courier New" w:hAnsi="Courier New" w:cs="Courier New"/>
          <w:color w:val="000000"/>
          <w:sz w:val="21"/>
          <w:szCs w:val="21"/>
        </w:rPr>
        <w:t xml:space="preserve"> plt</w:t>
      </w:r>
    </w:p>
    <w:p w14:paraId="1E4B3E1B" w14:textId="77777777" w:rsidR="009B30FC" w:rsidRPr="00B10B6E" w:rsidRDefault="009B30FC" w:rsidP="009B30FC">
      <w:pPr>
        <w:shd w:val="clear" w:color="auto" w:fill="FFFFFF"/>
        <w:spacing w:line="285" w:lineRule="atLeast"/>
        <w:jc w:val="left"/>
        <w:rPr>
          <w:rFonts w:ascii="Courier New" w:hAnsi="Courier New" w:cs="Courier New"/>
          <w:color w:val="000000"/>
          <w:sz w:val="21"/>
          <w:szCs w:val="21"/>
        </w:rPr>
      </w:pPr>
      <w:r w:rsidRPr="00B10B6E">
        <w:rPr>
          <w:rFonts w:ascii="Courier New" w:hAnsi="Courier New" w:cs="Courier New"/>
          <w:color w:val="9723B4"/>
          <w:sz w:val="21"/>
          <w:szCs w:val="21"/>
        </w:rPr>
        <w:t>import</w:t>
      </w:r>
      <w:r w:rsidRPr="00B10B6E">
        <w:rPr>
          <w:rFonts w:ascii="Courier New" w:hAnsi="Courier New" w:cs="Courier New"/>
          <w:color w:val="000000"/>
          <w:sz w:val="21"/>
          <w:szCs w:val="21"/>
        </w:rPr>
        <w:t xml:space="preserve"> numpy </w:t>
      </w:r>
      <w:r w:rsidRPr="00B10B6E">
        <w:rPr>
          <w:rFonts w:ascii="Courier New" w:hAnsi="Courier New" w:cs="Courier New"/>
          <w:color w:val="9723B4"/>
          <w:sz w:val="21"/>
          <w:szCs w:val="21"/>
        </w:rPr>
        <w:t>as</w:t>
      </w:r>
      <w:r w:rsidRPr="00B10B6E">
        <w:rPr>
          <w:rFonts w:ascii="Courier New" w:hAnsi="Courier New" w:cs="Courier New"/>
          <w:color w:val="000000"/>
          <w:sz w:val="21"/>
          <w:szCs w:val="21"/>
        </w:rPr>
        <w:t xml:space="preserve"> np</w:t>
      </w:r>
    </w:p>
    <w:p w14:paraId="479A4B6E" w14:textId="77777777" w:rsidR="009B30FC" w:rsidRPr="00B10B6E" w:rsidRDefault="009B30FC" w:rsidP="009B30FC">
      <w:pPr>
        <w:shd w:val="clear" w:color="auto" w:fill="FFFFFF"/>
        <w:spacing w:line="285" w:lineRule="atLeast"/>
        <w:jc w:val="left"/>
        <w:rPr>
          <w:rFonts w:ascii="Courier New" w:hAnsi="Courier New" w:cs="Courier New"/>
          <w:color w:val="000000"/>
          <w:sz w:val="21"/>
          <w:szCs w:val="21"/>
        </w:rPr>
      </w:pPr>
    </w:p>
    <w:p w14:paraId="054C8897" w14:textId="77777777" w:rsidR="009B30FC" w:rsidRPr="00B10B6E" w:rsidRDefault="009B30FC" w:rsidP="009B30FC">
      <w:pPr>
        <w:shd w:val="clear" w:color="auto" w:fill="FFFFFF"/>
        <w:spacing w:line="285" w:lineRule="atLeast"/>
        <w:jc w:val="left"/>
        <w:rPr>
          <w:rFonts w:ascii="Courier New" w:hAnsi="Courier New" w:cs="Courier New"/>
          <w:color w:val="000000"/>
          <w:sz w:val="21"/>
          <w:szCs w:val="21"/>
        </w:rPr>
      </w:pPr>
      <w:r w:rsidRPr="00B10B6E">
        <w:rPr>
          <w:rFonts w:ascii="Courier New" w:hAnsi="Courier New" w:cs="Courier New"/>
          <w:color w:val="000000"/>
          <w:sz w:val="21"/>
          <w:szCs w:val="21"/>
        </w:rPr>
        <w:t>rf = RandomForestClassifier(n_estimators=</w:t>
      </w:r>
      <w:r w:rsidRPr="00B10B6E">
        <w:rPr>
          <w:rFonts w:ascii="Courier New" w:hAnsi="Courier New" w:cs="Courier New"/>
          <w:color w:val="116644"/>
          <w:sz w:val="21"/>
          <w:szCs w:val="21"/>
        </w:rPr>
        <w:t>100</w:t>
      </w:r>
      <w:r w:rsidRPr="00B10B6E">
        <w:rPr>
          <w:rFonts w:ascii="Courier New" w:hAnsi="Courier New" w:cs="Courier New"/>
          <w:color w:val="000000"/>
          <w:sz w:val="21"/>
          <w:szCs w:val="21"/>
        </w:rPr>
        <w:t>, random_state=</w:t>
      </w:r>
      <w:r w:rsidRPr="00B10B6E">
        <w:rPr>
          <w:rFonts w:ascii="Courier New" w:hAnsi="Courier New" w:cs="Courier New"/>
          <w:color w:val="116644"/>
          <w:sz w:val="21"/>
          <w:szCs w:val="21"/>
        </w:rPr>
        <w:t>42</w:t>
      </w:r>
      <w:r w:rsidRPr="00B10B6E">
        <w:rPr>
          <w:rFonts w:ascii="Courier New" w:hAnsi="Courier New" w:cs="Courier New"/>
          <w:color w:val="000000"/>
          <w:sz w:val="21"/>
          <w:szCs w:val="21"/>
        </w:rPr>
        <w:t>)</w:t>
      </w:r>
    </w:p>
    <w:p w14:paraId="6420C339" w14:textId="77777777" w:rsidR="009B30FC" w:rsidRPr="00B10B6E" w:rsidRDefault="009B30FC" w:rsidP="009B30FC">
      <w:pPr>
        <w:shd w:val="clear" w:color="auto" w:fill="FFFFFF"/>
        <w:spacing w:line="285" w:lineRule="atLeast"/>
        <w:jc w:val="left"/>
        <w:rPr>
          <w:rFonts w:ascii="Courier New" w:hAnsi="Courier New" w:cs="Courier New"/>
          <w:color w:val="000000"/>
          <w:sz w:val="21"/>
          <w:szCs w:val="21"/>
        </w:rPr>
      </w:pPr>
      <w:r w:rsidRPr="00B10B6E">
        <w:rPr>
          <w:rFonts w:ascii="Courier New" w:hAnsi="Courier New" w:cs="Courier New"/>
          <w:color w:val="000000"/>
          <w:sz w:val="21"/>
          <w:szCs w:val="21"/>
        </w:rPr>
        <w:t>rf.fit(preprocessor.fit_transform(X_train), y_train)</w:t>
      </w:r>
    </w:p>
    <w:p w14:paraId="57EE4EA7" w14:textId="77777777" w:rsidR="009B30FC" w:rsidRPr="00B10B6E" w:rsidRDefault="009B30FC" w:rsidP="009B30FC">
      <w:pPr>
        <w:shd w:val="clear" w:color="auto" w:fill="FFFFFF"/>
        <w:spacing w:line="285" w:lineRule="atLeast"/>
        <w:jc w:val="left"/>
        <w:rPr>
          <w:rFonts w:ascii="Courier New" w:hAnsi="Courier New" w:cs="Courier New"/>
          <w:color w:val="000000"/>
          <w:sz w:val="21"/>
          <w:szCs w:val="21"/>
        </w:rPr>
      </w:pPr>
    </w:p>
    <w:p w14:paraId="6C4C3A8D" w14:textId="77777777" w:rsidR="009B30FC" w:rsidRPr="00B10B6E" w:rsidRDefault="009B30FC" w:rsidP="009B30FC">
      <w:pPr>
        <w:shd w:val="clear" w:color="auto" w:fill="FFFFFF"/>
        <w:spacing w:line="285" w:lineRule="atLeast"/>
        <w:jc w:val="left"/>
        <w:rPr>
          <w:rFonts w:ascii="Courier New" w:hAnsi="Courier New" w:cs="Courier New"/>
          <w:color w:val="000000"/>
          <w:sz w:val="21"/>
          <w:szCs w:val="21"/>
        </w:rPr>
      </w:pPr>
      <w:r w:rsidRPr="00B10B6E">
        <w:rPr>
          <w:rFonts w:ascii="Courier New" w:hAnsi="Courier New" w:cs="Courier New"/>
          <w:color w:val="000000"/>
          <w:sz w:val="21"/>
          <w:szCs w:val="21"/>
        </w:rPr>
        <w:t>importances = rf.feature_importances_</w:t>
      </w:r>
    </w:p>
    <w:p w14:paraId="436F23EA" w14:textId="77777777" w:rsidR="009B30FC" w:rsidRPr="00B10B6E" w:rsidRDefault="009B30FC" w:rsidP="009B30FC">
      <w:pPr>
        <w:shd w:val="clear" w:color="auto" w:fill="FFFFFF"/>
        <w:spacing w:line="285" w:lineRule="atLeast"/>
        <w:jc w:val="left"/>
        <w:rPr>
          <w:rFonts w:ascii="Courier New" w:hAnsi="Courier New" w:cs="Courier New"/>
          <w:color w:val="000000"/>
          <w:sz w:val="21"/>
          <w:szCs w:val="21"/>
        </w:rPr>
      </w:pPr>
      <w:r w:rsidRPr="00B10B6E">
        <w:rPr>
          <w:rFonts w:ascii="Courier New" w:hAnsi="Courier New" w:cs="Courier New"/>
          <w:color w:val="000000"/>
          <w:sz w:val="21"/>
          <w:szCs w:val="21"/>
        </w:rPr>
        <w:t>indices = np.argsort(importances)[::</w:t>
      </w:r>
      <w:r w:rsidRPr="00B10B6E">
        <w:rPr>
          <w:rFonts w:ascii="Courier New" w:hAnsi="Courier New" w:cs="Courier New"/>
          <w:color w:val="116644"/>
          <w:sz w:val="21"/>
          <w:szCs w:val="21"/>
        </w:rPr>
        <w:t>-1</w:t>
      </w:r>
      <w:r w:rsidRPr="00B10B6E">
        <w:rPr>
          <w:rFonts w:ascii="Courier New" w:hAnsi="Courier New" w:cs="Courier New"/>
          <w:color w:val="000000"/>
          <w:sz w:val="21"/>
          <w:szCs w:val="21"/>
        </w:rPr>
        <w:t>]</w:t>
      </w:r>
    </w:p>
    <w:p w14:paraId="19C1A90B" w14:textId="77777777" w:rsidR="009B30FC" w:rsidRPr="00B10B6E" w:rsidRDefault="009B30FC" w:rsidP="009B30FC">
      <w:pPr>
        <w:shd w:val="clear" w:color="auto" w:fill="FFFFFF"/>
        <w:spacing w:line="285" w:lineRule="atLeast"/>
        <w:jc w:val="left"/>
        <w:rPr>
          <w:rFonts w:ascii="Courier New" w:hAnsi="Courier New" w:cs="Courier New"/>
          <w:color w:val="000000"/>
          <w:sz w:val="21"/>
          <w:szCs w:val="21"/>
        </w:rPr>
      </w:pPr>
    </w:p>
    <w:p w14:paraId="357EC717" w14:textId="77777777" w:rsidR="009B30FC" w:rsidRPr="00B10B6E" w:rsidRDefault="009B30FC" w:rsidP="009B30FC">
      <w:pPr>
        <w:shd w:val="clear" w:color="auto" w:fill="FFFFFF"/>
        <w:spacing w:line="285" w:lineRule="atLeast"/>
        <w:jc w:val="left"/>
        <w:rPr>
          <w:rFonts w:ascii="Courier New" w:hAnsi="Courier New" w:cs="Courier New"/>
          <w:color w:val="000000"/>
          <w:sz w:val="21"/>
          <w:szCs w:val="21"/>
        </w:rPr>
      </w:pPr>
      <w:r w:rsidRPr="00B10B6E">
        <w:rPr>
          <w:rFonts w:ascii="Courier New" w:hAnsi="Courier New" w:cs="Courier New"/>
          <w:color w:val="000000"/>
          <w:sz w:val="21"/>
          <w:szCs w:val="21"/>
        </w:rPr>
        <w:t>plt.figure(figsize=(</w:t>
      </w:r>
      <w:r w:rsidRPr="00B10B6E">
        <w:rPr>
          <w:rFonts w:ascii="Courier New" w:hAnsi="Courier New" w:cs="Courier New"/>
          <w:color w:val="116644"/>
          <w:sz w:val="21"/>
          <w:szCs w:val="21"/>
        </w:rPr>
        <w:t>10</w:t>
      </w:r>
      <w:r w:rsidRPr="00B10B6E">
        <w:rPr>
          <w:rFonts w:ascii="Courier New" w:hAnsi="Courier New" w:cs="Courier New"/>
          <w:color w:val="000000"/>
          <w:sz w:val="21"/>
          <w:szCs w:val="21"/>
        </w:rPr>
        <w:t>,</w:t>
      </w:r>
      <w:r w:rsidRPr="00B10B6E">
        <w:rPr>
          <w:rFonts w:ascii="Courier New" w:hAnsi="Courier New" w:cs="Courier New"/>
          <w:color w:val="116644"/>
          <w:sz w:val="21"/>
          <w:szCs w:val="21"/>
        </w:rPr>
        <w:t>6</w:t>
      </w:r>
      <w:r w:rsidRPr="00B10B6E">
        <w:rPr>
          <w:rFonts w:ascii="Courier New" w:hAnsi="Courier New" w:cs="Courier New"/>
          <w:color w:val="000000"/>
          <w:sz w:val="21"/>
          <w:szCs w:val="21"/>
        </w:rPr>
        <w:t>))</w:t>
      </w:r>
    </w:p>
    <w:p w14:paraId="5BA88AC1" w14:textId="77777777" w:rsidR="009B30FC" w:rsidRPr="00B10B6E" w:rsidRDefault="009B30FC" w:rsidP="009B30FC">
      <w:pPr>
        <w:shd w:val="clear" w:color="auto" w:fill="FFFFFF"/>
        <w:spacing w:line="285" w:lineRule="atLeast"/>
        <w:jc w:val="left"/>
        <w:rPr>
          <w:rFonts w:ascii="Courier New" w:hAnsi="Courier New" w:cs="Courier New"/>
          <w:color w:val="000000"/>
          <w:sz w:val="21"/>
          <w:szCs w:val="21"/>
        </w:rPr>
      </w:pPr>
      <w:r w:rsidRPr="00B10B6E">
        <w:rPr>
          <w:rFonts w:ascii="Courier New" w:hAnsi="Courier New" w:cs="Courier New"/>
          <w:color w:val="000000"/>
          <w:sz w:val="21"/>
          <w:szCs w:val="21"/>
        </w:rPr>
        <w:t>plt.title(</w:t>
      </w:r>
      <w:r w:rsidRPr="00B10B6E">
        <w:rPr>
          <w:rFonts w:ascii="Courier New" w:hAnsi="Courier New" w:cs="Courier New"/>
          <w:color w:val="A31515"/>
          <w:sz w:val="21"/>
          <w:szCs w:val="21"/>
        </w:rPr>
        <w:t>"Feature Importances (Top 20)"</w:t>
      </w:r>
      <w:r w:rsidRPr="00B10B6E">
        <w:rPr>
          <w:rFonts w:ascii="Courier New" w:hAnsi="Courier New" w:cs="Courier New"/>
          <w:color w:val="000000"/>
          <w:sz w:val="21"/>
          <w:szCs w:val="21"/>
        </w:rPr>
        <w:t>)</w:t>
      </w:r>
    </w:p>
    <w:p w14:paraId="6BE0004D" w14:textId="77777777" w:rsidR="009B30FC" w:rsidRPr="00B10B6E" w:rsidRDefault="009B30FC" w:rsidP="009B30FC">
      <w:pPr>
        <w:shd w:val="clear" w:color="auto" w:fill="FFFFFF"/>
        <w:spacing w:line="285" w:lineRule="atLeast"/>
        <w:jc w:val="left"/>
        <w:rPr>
          <w:rFonts w:ascii="Courier New" w:hAnsi="Courier New" w:cs="Courier New"/>
          <w:color w:val="000000"/>
          <w:sz w:val="21"/>
          <w:szCs w:val="21"/>
        </w:rPr>
      </w:pPr>
      <w:r w:rsidRPr="00B10B6E">
        <w:rPr>
          <w:rFonts w:ascii="Courier New" w:hAnsi="Courier New" w:cs="Courier New"/>
          <w:color w:val="000000"/>
          <w:sz w:val="21"/>
          <w:szCs w:val="21"/>
        </w:rPr>
        <w:t>plt.bar(</w:t>
      </w:r>
      <w:r w:rsidRPr="00B10B6E">
        <w:rPr>
          <w:rFonts w:ascii="Courier New" w:hAnsi="Courier New" w:cs="Courier New"/>
          <w:color w:val="6A5221"/>
          <w:sz w:val="21"/>
          <w:szCs w:val="21"/>
        </w:rPr>
        <w:t>range</w:t>
      </w:r>
      <w:r w:rsidRPr="00B10B6E">
        <w:rPr>
          <w:rFonts w:ascii="Courier New" w:hAnsi="Courier New" w:cs="Courier New"/>
          <w:color w:val="000000"/>
          <w:sz w:val="21"/>
          <w:szCs w:val="21"/>
        </w:rPr>
        <w:t>(</w:t>
      </w:r>
      <w:r w:rsidRPr="00B10B6E">
        <w:rPr>
          <w:rFonts w:ascii="Courier New" w:hAnsi="Courier New" w:cs="Courier New"/>
          <w:color w:val="116644"/>
          <w:sz w:val="21"/>
          <w:szCs w:val="21"/>
        </w:rPr>
        <w:t>20</w:t>
      </w:r>
      <w:r w:rsidRPr="00B10B6E">
        <w:rPr>
          <w:rFonts w:ascii="Courier New" w:hAnsi="Courier New" w:cs="Courier New"/>
          <w:color w:val="000000"/>
          <w:sz w:val="21"/>
          <w:szCs w:val="21"/>
        </w:rPr>
        <w:t>), importances[indices][:</w:t>
      </w:r>
      <w:r w:rsidRPr="00B10B6E">
        <w:rPr>
          <w:rFonts w:ascii="Courier New" w:hAnsi="Courier New" w:cs="Courier New"/>
          <w:color w:val="116644"/>
          <w:sz w:val="21"/>
          <w:szCs w:val="21"/>
        </w:rPr>
        <w:t>20</w:t>
      </w:r>
      <w:r w:rsidRPr="00B10B6E">
        <w:rPr>
          <w:rFonts w:ascii="Courier New" w:hAnsi="Courier New" w:cs="Courier New"/>
          <w:color w:val="000000"/>
          <w:sz w:val="21"/>
          <w:szCs w:val="21"/>
        </w:rPr>
        <w:t>], align=</w:t>
      </w:r>
      <w:r w:rsidRPr="00B10B6E">
        <w:rPr>
          <w:rFonts w:ascii="Courier New" w:hAnsi="Courier New" w:cs="Courier New"/>
          <w:color w:val="A31515"/>
          <w:sz w:val="21"/>
          <w:szCs w:val="21"/>
        </w:rPr>
        <w:t>"center"</w:t>
      </w:r>
      <w:r w:rsidRPr="00B10B6E">
        <w:rPr>
          <w:rFonts w:ascii="Courier New" w:hAnsi="Courier New" w:cs="Courier New"/>
          <w:color w:val="000000"/>
          <w:sz w:val="21"/>
          <w:szCs w:val="21"/>
        </w:rPr>
        <w:t>)</w:t>
      </w:r>
    </w:p>
    <w:p w14:paraId="0B788349" w14:textId="77777777" w:rsidR="009B30FC" w:rsidRPr="00B10B6E" w:rsidRDefault="009B30FC" w:rsidP="009B30FC">
      <w:pPr>
        <w:shd w:val="clear" w:color="auto" w:fill="FFFFFF"/>
        <w:spacing w:line="285" w:lineRule="atLeast"/>
        <w:jc w:val="left"/>
        <w:rPr>
          <w:rFonts w:ascii="Courier New" w:hAnsi="Courier New" w:cs="Courier New"/>
          <w:color w:val="000000"/>
          <w:sz w:val="21"/>
          <w:szCs w:val="21"/>
        </w:rPr>
      </w:pPr>
      <w:r w:rsidRPr="00B10B6E">
        <w:rPr>
          <w:rFonts w:ascii="Courier New" w:hAnsi="Courier New" w:cs="Courier New"/>
          <w:color w:val="000000"/>
          <w:sz w:val="21"/>
          <w:szCs w:val="21"/>
        </w:rPr>
        <w:t>plt.xticks(</w:t>
      </w:r>
      <w:r w:rsidRPr="00B10B6E">
        <w:rPr>
          <w:rFonts w:ascii="Courier New" w:hAnsi="Courier New" w:cs="Courier New"/>
          <w:color w:val="6A5221"/>
          <w:sz w:val="21"/>
          <w:szCs w:val="21"/>
        </w:rPr>
        <w:t>range</w:t>
      </w:r>
      <w:r w:rsidRPr="00B10B6E">
        <w:rPr>
          <w:rFonts w:ascii="Courier New" w:hAnsi="Courier New" w:cs="Courier New"/>
          <w:color w:val="000000"/>
          <w:sz w:val="21"/>
          <w:szCs w:val="21"/>
        </w:rPr>
        <w:t>(</w:t>
      </w:r>
      <w:r w:rsidRPr="00B10B6E">
        <w:rPr>
          <w:rFonts w:ascii="Courier New" w:hAnsi="Courier New" w:cs="Courier New"/>
          <w:color w:val="116644"/>
          <w:sz w:val="21"/>
          <w:szCs w:val="21"/>
        </w:rPr>
        <w:t>20</w:t>
      </w:r>
      <w:r w:rsidRPr="00B10B6E">
        <w:rPr>
          <w:rFonts w:ascii="Courier New" w:hAnsi="Courier New" w:cs="Courier New"/>
          <w:color w:val="000000"/>
          <w:sz w:val="21"/>
          <w:szCs w:val="21"/>
        </w:rPr>
        <w:t>), np.array(num_cols + cat_cols)[indices][:</w:t>
      </w:r>
      <w:r w:rsidRPr="00B10B6E">
        <w:rPr>
          <w:rFonts w:ascii="Courier New" w:hAnsi="Courier New" w:cs="Courier New"/>
          <w:color w:val="116644"/>
          <w:sz w:val="21"/>
          <w:szCs w:val="21"/>
        </w:rPr>
        <w:t>20</w:t>
      </w:r>
      <w:r w:rsidRPr="00B10B6E">
        <w:rPr>
          <w:rFonts w:ascii="Courier New" w:hAnsi="Courier New" w:cs="Courier New"/>
          <w:color w:val="000000"/>
          <w:sz w:val="21"/>
          <w:szCs w:val="21"/>
        </w:rPr>
        <w:t>], rotation=</w:t>
      </w:r>
      <w:r w:rsidRPr="00B10B6E">
        <w:rPr>
          <w:rFonts w:ascii="Courier New" w:hAnsi="Courier New" w:cs="Courier New"/>
          <w:color w:val="116644"/>
          <w:sz w:val="21"/>
          <w:szCs w:val="21"/>
        </w:rPr>
        <w:t>90</w:t>
      </w:r>
      <w:r w:rsidRPr="00B10B6E">
        <w:rPr>
          <w:rFonts w:ascii="Courier New" w:hAnsi="Courier New" w:cs="Courier New"/>
          <w:color w:val="000000"/>
          <w:sz w:val="21"/>
          <w:szCs w:val="21"/>
        </w:rPr>
        <w:t>)</w:t>
      </w:r>
    </w:p>
    <w:p w14:paraId="29513DFE" w14:textId="77777777" w:rsidR="009B30FC" w:rsidRPr="00B10B6E" w:rsidRDefault="009B30FC" w:rsidP="009B30FC">
      <w:pPr>
        <w:shd w:val="clear" w:color="auto" w:fill="FFFFFF"/>
        <w:spacing w:line="285" w:lineRule="atLeast"/>
        <w:jc w:val="left"/>
        <w:rPr>
          <w:rFonts w:ascii="Courier New" w:hAnsi="Courier New" w:cs="Courier New"/>
          <w:color w:val="000000"/>
          <w:sz w:val="21"/>
          <w:szCs w:val="21"/>
        </w:rPr>
      </w:pPr>
      <w:r>
        <w:rPr>
          <w:noProof/>
        </w:rPr>
        <w:drawing>
          <wp:anchor distT="0" distB="0" distL="114300" distR="114300" simplePos="0" relativeHeight="251660800" behindDoc="1" locked="0" layoutInCell="1" allowOverlap="1" wp14:anchorId="2CC41523" wp14:editId="796BADB6">
            <wp:simplePos x="0" y="0"/>
            <wp:positionH relativeFrom="column">
              <wp:posOffset>-8255</wp:posOffset>
            </wp:positionH>
            <wp:positionV relativeFrom="paragraph">
              <wp:posOffset>257810</wp:posOffset>
            </wp:positionV>
            <wp:extent cx="5760085" cy="3542665"/>
            <wp:effectExtent l="0" t="0" r="0" b="0"/>
            <wp:wrapTight wrapText="bothSides">
              <wp:wrapPolygon edited="0">
                <wp:start x="0" y="0"/>
                <wp:lineTo x="0" y="21526"/>
                <wp:lineTo x="21574" y="21526"/>
                <wp:lineTo x="21574" y="0"/>
                <wp:lineTo x="0" y="0"/>
              </wp:wrapPolygon>
            </wp:wrapTight>
            <wp:docPr id="6" name="Picture 1" descr="A graph of blue bar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graph of blue bars&#10;&#10;AI-generated content may be incorrect."/>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85" cy="35426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10B6E">
        <w:rPr>
          <w:rFonts w:ascii="Courier New" w:hAnsi="Courier New" w:cs="Courier New"/>
          <w:color w:val="000000"/>
          <w:sz w:val="21"/>
          <w:szCs w:val="21"/>
        </w:rPr>
        <w:t>plt.show()</w:t>
      </w:r>
    </w:p>
    <w:p w14:paraId="64AB6B4B" w14:textId="4DD2A87A" w:rsidR="00BD5C84" w:rsidRPr="000B0B78" w:rsidRDefault="000B0B78" w:rsidP="000B0B78">
      <w:pPr>
        <w:jc w:val="center"/>
        <w:rPr>
          <w:rFonts w:ascii="Times New Roman" w:hAnsi="Times New Roman"/>
          <w:bCs/>
          <w:i/>
          <w:iCs/>
          <w:lang w:val="mk-MK"/>
        </w:rPr>
      </w:pPr>
      <w:r w:rsidRPr="000B0B78">
        <w:rPr>
          <w:rFonts w:ascii="Times New Roman" w:hAnsi="Times New Roman" w:hint="eastAsia"/>
          <w:bCs/>
          <w:i/>
          <w:iCs/>
        </w:rPr>
        <w:t>Слика</w:t>
      </w:r>
      <w:r w:rsidRPr="000B0B78">
        <w:rPr>
          <w:rFonts w:ascii="Times New Roman" w:hAnsi="Times New Roman"/>
          <w:bCs/>
          <w:i/>
          <w:iCs/>
        </w:rPr>
        <w:t xml:space="preserve"> 5: </w:t>
      </w:r>
      <w:r>
        <w:rPr>
          <w:rFonts w:ascii="Times New Roman" w:hAnsi="Times New Roman"/>
          <w:bCs/>
          <w:i/>
          <w:iCs/>
          <w:lang w:val="mk-MK"/>
        </w:rPr>
        <w:t>Топ 20 најважни карактеристики</w:t>
      </w:r>
    </w:p>
    <w:p w14:paraId="7482B3A5" w14:textId="77777777" w:rsidR="00BD5C84" w:rsidRDefault="00BD5C84" w:rsidP="002F09F0">
      <w:pPr>
        <w:rPr>
          <w:rFonts w:ascii="Times New Roman" w:hAnsi="Times New Roman"/>
          <w:b/>
        </w:rPr>
      </w:pPr>
    </w:p>
    <w:p w14:paraId="36B405EC" w14:textId="26FF8150" w:rsidR="00BD5C84" w:rsidRPr="00405A8A" w:rsidRDefault="00A56D5C" w:rsidP="00405A8A">
      <w:pPr>
        <w:pStyle w:val="Heading2"/>
        <w:rPr>
          <w:rFonts w:ascii="Times New Roman" w:hAnsi="Times New Roman"/>
          <w:sz w:val="24"/>
          <w:szCs w:val="24"/>
        </w:rPr>
      </w:pPr>
      <w:bookmarkStart w:id="59" w:name="_Toc216135919"/>
      <w:r w:rsidRPr="0054623D">
        <w:rPr>
          <w:rStyle w:val="Strong"/>
          <w:b/>
          <w:bCs w:val="0"/>
          <w:sz w:val="24"/>
          <w:szCs w:val="24"/>
          <w:highlight w:val="yellow"/>
          <w:lang w:val="mk-MK"/>
          <w:rPrChange w:id="60" w:author="Blagoj Ristevski" w:date="2026-03-01T21:48:00Z">
            <w:rPr>
              <w:rStyle w:val="Strong"/>
              <w:b/>
              <w:bCs w:val="0"/>
              <w:sz w:val="24"/>
              <w:szCs w:val="24"/>
              <w:lang w:val="mk-MK"/>
            </w:rPr>
          </w:rPrChange>
        </w:rPr>
        <w:t>5.4</w:t>
      </w:r>
      <w:r w:rsidR="00BD5C84" w:rsidRPr="0054623D">
        <w:rPr>
          <w:rStyle w:val="Strong"/>
          <w:b/>
          <w:bCs w:val="0"/>
          <w:sz w:val="24"/>
          <w:szCs w:val="24"/>
          <w:highlight w:val="yellow"/>
          <w:rPrChange w:id="61" w:author="Blagoj Ristevski" w:date="2026-03-01T21:48:00Z">
            <w:rPr>
              <w:rStyle w:val="Strong"/>
              <w:b/>
              <w:bCs w:val="0"/>
              <w:sz w:val="24"/>
              <w:szCs w:val="24"/>
            </w:rPr>
          </w:rPrChange>
        </w:rPr>
        <w:t xml:space="preserve"> ROC Curve и AUC – Анализа</w:t>
      </w:r>
      <w:bookmarkEnd w:id="59"/>
    </w:p>
    <w:p w14:paraId="335403B4" w14:textId="086D6427" w:rsidR="00BD5C84" w:rsidRDefault="00BD5C84" w:rsidP="00D56011">
      <w:pPr>
        <w:pStyle w:val="NormalWeb"/>
        <w:ind w:firstLine="720"/>
        <w:jc w:val="both"/>
      </w:pPr>
      <w:r>
        <w:t>ROC кривата ја прикажува способноста на моделите да разликуваат помеѓу нормален сообраќај и мрежни напади при различни параметри на класификација.</w:t>
      </w:r>
      <w:ins w:id="62" w:author="Blagoj Ristevski" w:date="2026-03-01T21:48:00Z">
        <w:r w:rsidR="0054623D">
          <w:rPr>
            <w:lang w:val="mk-MK"/>
          </w:rPr>
          <w:t xml:space="preserve"> </w:t>
        </w:r>
      </w:ins>
      <w:del w:id="63" w:author="Blagoj Ristevski" w:date="2026-03-01T21:48:00Z">
        <w:r w:rsidDel="0054623D">
          <w:br/>
        </w:r>
      </w:del>
      <w:r>
        <w:t>AUC (Area Under Curve) е број кој ја мери вкупната прецизност на моделот — колку поголема вредност, толку подобра способност моделот има да ги детектира нападите.</w:t>
      </w:r>
    </w:p>
    <w:p w14:paraId="391EE97B" w14:textId="77777777" w:rsidR="00BD5C84" w:rsidRDefault="00BD5C84" w:rsidP="00BD5C84">
      <w:pPr>
        <w:pStyle w:val="NormalWeb"/>
      </w:pPr>
      <w:r>
        <w:t>Во експериментите беа добиени следните AUC резултати:</w:t>
      </w:r>
    </w:p>
    <w:p w14:paraId="71EFEC65" w14:textId="77777777" w:rsidR="00BD5C84" w:rsidRDefault="00BD5C84" w:rsidP="00BD5C84">
      <w:pPr>
        <w:pStyle w:val="NormalWeb"/>
        <w:numPr>
          <w:ilvl w:val="0"/>
          <w:numId w:val="43"/>
        </w:numPr>
      </w:pPr>
      <w:r>
        <w:rPr>
          <w:rStyle w:val="Strong"/>
        </w:rPr>
        <w:lastRenderedPageBreak/>
        <w:t>Decision Tree – AUC = 0.807</w:t>
      </w:r>
      <w:r>
        <w:br/>
        <w:t>Моделот има солидна способност за детекција на напади. Иако не е најпрецизен, сепак дава добра разделба меѓу класи.</w:t>
      </w:r>
    </w:p>
    <w:p w14:paraId="1C4CE14B" w14:textId="77777777" w:rsidR="00BD5C84" w:rsidRDefault="00BD5C84" w:rsidP="00BD5C84">
      <w:pPr>
        <w:pStyle w:val="NormalWeb"/>
        <w:numPr>
          <w:ilvl w:val="0"/>
          <w:numId w:val="43"/>
        </w:numPr>
      </w:pPr>
      <w:r>
        <w:rPr>
          <w:rStyle w:val="Strong"/>
        </w:rPr>
        <w:t>Random Forest – AUC = 0.958</w:t>
      </w:r>
      <w:r>
        <w:br/>
        <w:t>Најдобриот модел според AUC. Обезбедува одлична детекција на напади и многу мала веројатност да направи грешка. Ова покажува дека Random Forest успешно ги учи комплексните шеми на мрежниот сообраќај.</w:t>
      </w:r>
    </w:p>
    <w:p w14:paraId="4C6BC4CD" w14:textId="77777777" w:rsidR="00BD5C84" w:rsidRDefault="00BD5C84" w:rsidP="00BD5C84">
      <w:pPr>
        <w:pStyle w:val="NormalWeb"/>
        <w:numPr>
          <w:ilvl w:val="0"/>
          <w:numId w:val="43"/>
        </w:numPr>
      </w:pPr>
      <w:r>
        <w:rPr>
          <w:rStyle w:val="Strong"/>
        </w:rPr>
        <w:t>Logistic Regression – AUC = 0.192</w:t>
      </w:r>
      <w:r>
        <w:br/>
        <w:t>Многу слаба перформанса. Вредност под 0.5 значи дека моделот работи полошо од случајно погаѓање. Logistic Regression не може да ги моделира нелинеарните односи во податоците од NSL-KDD.</w:t>
      </w:r>
    </w:p>
    <w:p w14:paraId="5D69BC0C" w14:textId="77777777" w:rsidR="00BD5C84" w:rsidRDefault="00BD5C84" w:rsidP="00BD5C84">
      <w:pPr>
        <w:pStyle w:val="NormalWeb"/>
        <w:numPr>
          <w:ilvl w:val="0"/>
          <w:numId w:val="43"/>
        </w:numPr>
      </w:pPr>
      <w:r>
        <w:rPr>
          <w:rStyle w:val="Strong"/>
        </w:rPr>
        <w:t>MLP Neural Network – AUC = 0.911</w:t>
      </w:r>
      <w:r>
        <w:br/>
        <w:t>Одлична перформанса. Невронската мрежа успешно ги фаќа сложените патерни и покажува многу добра можност за детекција на напади.</w:t>
      </w:r>
    </w:p>
    <w:p w14:paraId="3C5FEE74" w14:textId="77777777" w:rsidR="00BD5C84" w:rsidRDefault="00BD5C84" w:rsidP="00BD5C84">
      <w:pPr>
        <w:pStyle w:val="NormalWeb"/>
        <w:numPr>
          <w:ilvl w:val="0"/>
          <w:numId w:val="43"/>
        </w:numPr>
      </w:pPr>
      <w:r>
        <w:rPr>
          <w:rStyle w:val="Strong"/>
        </w:rPr>
        <w:t>Random Guess – AUC = 0.5</w:t>
      </w:r>
      <w:r>
        <w:br/>
        <w:t>Ова е базична линија. Моделите со AUC повисоко од 0.5 се корисни; под 0.5 работат полошо од случајно погаѓање.</w:t>
      </w:r>
    </w:p>
    <w:p w14:paraId="13A3A891" w14:textId="77777777" w:rsidR="00BD5C84" w:rsidRPr="00A56D5C" w:rsidRDefault="00BD5C84" w:rsidP="002F09F0">
      <w:pPr>
        <w:rPr>
          <w:rFonts w:ascii="Times New Roman" w:hAnsi="Times New Roman"/>
          <w:b/>
          <w:lang w:val="mk-MK"/>
        </w:rPr>
      </w:pPr>
    </w:p>
    <w:p w14:paraId="0B438673" w14:textId="77777777" w:rsidR="00BD5C84" w:rsidRDefault="00BD5C84" w:rsidP="002F09F0">
      <w:pPr>
        <w:rPr>
          <w:rFonts w:ascii="Times New Roman" w:hAnsi="Times New Roman"/>
          <w:b/>
        </w:rPr>
      </w:pPr>
    </w:p>
    <w:p w14:paraId="11546472" w14:textId="77777777" w:rsidR="00BD5C84" w:rsidRDefault="00BD5C84" w:rsidP="002F09F0">
      <w:pPr>
        <w:rPr>
          <w:rFonts w:ascii="Times New Roman" w:hAnsi="Times New Roman"/>
          <w:b/>
        </w:rPr>
      </w:pPr>
    </w:p>
    <w:p w14:paraId="3FB426DB" w14:textId="1D68F4ED" w:rsidR="00BD5C84" w:rsidRPr="00A56D5C" w:rsidRDefault="00A56D5C" w:rsidP="00A56D5C">
      <w:pPr>
        <w:pStyle w:val="Heading1"/>
        <w:jc w:val="left"/>
        <w:rPr>
          <w:i w:val="0"/>
          <w:iCs/>
          <w:sz w:val="24"/>
          <w:szCs w:val="21"/>
        </w:rPr>
      </w:pPr>
      <w:bookmarkStart w:id="64" w:name="_Toc216135920"/>
      <w:r w:rsidRPr="00A56D5C">
        <w:rPr>
          <w:rStyle w:val="Strong"/>
          <w:b/>
          <w:bCs w:val="0"/>
          <w:i w:val="0"/>
          <w:iCs/>
          <w:sz w:val="24"/>
          <w:szCs w:val="21"/>
        </w:rPr>
        <w:t>6</w:t>
      </w:r>
      <w:r w:rsidR="00BD5C84" w:rsidRPr="00A56D5C">
        <w:rPr>
          <w:rStyle w:val="Strong"/>
          <w:b/>
          <w:bCs w:val="0"/>
          <w:i w:val="0"/>
          <w:iCs/>
          <w:sz w:val="24"/>
          <w:szCs w:val="21"/>
        </w:rPr>
        <w:t>. Заклучок</w:t>
      </w:r>
      <w:bookmarkEnd w:id="64"/>
    </w:p>
    <w:p w14:paraId="7D4374D3" w14:textId="77777777" w:rsidR="00BD5C84" w:rsidRDefault="00BD5C84" w:rsidP="00A56D5C">
      <w:pPr>
        <w:pStyle w:val="NormalWeb"/>
        <w:ind w:firstLine="720"/>
        <w:jc w:val="both"/>
      </w:pPr>
      <w:r>
        <w:t>Во оваа работа беше развиен систем за детекција на мрежни напади (Intrusion Detection System — IDS) базиран на техники од вештачка интелигенција, користејќи го NSL-KDD датасетот. Датасетот беше обработен со прецизни техники за предобработка, вклучувајќи стандардизација, one-hot енкодирање и разделба на категориите на нормален и нападен сообраќај.</w:t>
      </w:r>
    </w:p>
    <w:p w14:paraId="1FE5B79E" w14:textId="77777777" w:rsidR="00BD5C84" w:rsidRDefault="00BD5C84" w:rsidP="00BD5C84">
      <w:pPr>
        <w:pStyle w:val="NormalWeb"/>
      </w:pPr>
      <w:r>
        <w:t>Беа имплементирани и споредени четири различни модели: Decision Tree, Random Forest, Logistic Regression и MLP Neural Network. Анализите покажаа дека:</w:t>
      </w:r>
    </w:p>
    <w:p w14:paraId="4AC1F0B4" w14:textId="77777777" w:rsidR="00BD5C84" w:rsidRDefault="00BD5C84" w:rsidP="00BD5C84">
      <w:pPr>
        <w:pStyle w:val="NormalWeb"/>
        <w:numPr>
          <w:ilvl w:val="0"/>
          <w:numId w:val="44"/>
        </w:numPr>
      </w:pPr>
      <w:r>
        <w:rPr>
          <w:rStyle w:val="Strong"/>
        </w:rPr>
        <w:t>Random Forest</w:t>
      </w:r>
      <w:r>
        <w:t xml:space="preserve"> е најдобар модел според AUC (0.958), што покажува извонредна способност за разликување на нормален од нападен сообраќај.</w:t>
      </w:r>
    </w:p>
    <w:p w14:paraId="0D3C0E19" w14:textId="77777777" w:rsidR="00BD5C84" w:rsidRDefault="00BD5C84" w:rsidP="00BD5C84">
      <w:pPr>
        <w:pStyle w:val="NormalWeb"/>
        <w:numPr>
          <w:ilvl w:val="0"/>
          <w:numId w:val="44"/>
        </w:numPr>
      </w:pPr>
      <w:r>
        <w:rPr>
          <w:rStyle w:val="Strong"/>
        </w:rPr>
        <w:t>MLP Neural Network</w:t>
      </w:r>
      <w:r>
        <w:t xml:space="preserve"> исто така постигна многу високи перформанси (AUC = 0.911) и одличен баланс помеѓу прецизност и recall.</w:t>
      </w:r>
    </w:p>
    <w:p w14:paraId="53F58D5A" w14:textId="77777777" w:rsidR="00BD5C84" w:rsidRDefault="00BD5C84" w:rsidP="00BD5C84">
      <w:pPr>
        <w:pStyle w:val="NormalWeb"/>
        <w:numPr>
          <w:ilvl w:val="0"/>
          <w:numId w:val="44"/>
        </w:numPr>
      </w:pPr>
      <w:r>
        <w:rPr>
          <w:rStyle w:val="Strong"/>
        </w:rPr>
        <w:t>Decision Tree</w:t>
      </w:r>
      <w:r>
        <w:t xml:space="preserve"> даде солидни резултати, но со поголема варијабилност и поголем број false negatives.</w:t>
      </w:r>
    </w:p>
    <w:p w14:paraId="0E3C9F59" w14:textId="77777777" w:rsidR="00BD5C84" w:rsidRDefault="00BD5C84" w:rsidP="00BD5C84">
      <w:pPr>
        <w:pStyle w:val="NormalWeb"/>
        <w:numPr>
          <w:ilvl w:val="0"/>
          <w:numId w:val="44"/>
        </w:numPr>
      </w:pPr>
      <w:r>
        <w:rPr>
          <w:rStyle w:val="Strong"/>
        </w:rPr>
        <w:t>Logistic Regression</w:t>
      </w:r>
      <w:r>
        <w:t xml:space="preserve"> се покажа како несоодветен за ваков тип нелинеарни податоци, со најниска точност и AUC вредност под 0.5.</w:t>
      </w:r>
    </w:p>
    <w:p w14:paraId="46B9D127" w14:textId="77777777" w:rsidR="00BD5C84" w:rsidRDefault="00BD5C84" w:rsidP="00D56011">
      <w:pPr>
        <w:pStyle w:val="NormalWeb"/>
        <w:jc w:val="both"/>
      </w:pPr>
      <w:r>
        <w:t>Конфузионите матрици, метриките за прецизност и recall, како и ROC/AUC анализата јасно покажуваат дека моделите базирани на комплексни структури (Random Forest и MLP) се далеку посоодветни за детекција на различни типови на напади.</w:t>
      </w:r>
    </w:p>
    <w:p w14:paraId="5F502C0F" w14:textId="270F019C" w:rsidR="00BD5C84" w:rsidRDefault="00BD5C84" w:rsidP="00D56011">
      <w:pPr>
        <w:pStyle w:val="NormalWeb"/>
        <w:jc w:val="both"/>
      </w:pPr>
      <w:r>
        <w:t>Овој проект успешно демонстрира како модерните техники од машинско учење можат да се искористат за подобрување на сајбер-безбедноста, преку автоматско препознавање на аномален мрежен сообраќај.</w:t>
      </w:r>
    </w:p>
    <w:p w14:paraId="21B71F68" w14:textId="50CFA36B" w:rsidR="00BD5C84" w:rsidRPr="00A56D5C" w:rsidRDefault="00A56D5C" w:rsidP="00A56D5C">
      <w:pPr>
        <w:pStyle w:val="Heading1"/>
        <w:jc w:val="left"/>
        <w:rPr>
          <w:i w:val="0"/>
          <w:iCs/>
          <w:sz w:val="24"/>
          <w:szCs w:val="21"/>
        </w:rPr>
      </w:pPr>
      <w:bookmarkStart w:id="65" w:name="_Toc216135921"/>
      <w:r w:rsidRPr="00A56D5C">
        <w:rPr>
          <w:rStyle w:val="Strong"/>
          <w:b/>
          <w:bCs w:val="0"/>
          <w:i w:val="0"/>
          <w:iCs/>
          <w:sz w:val="24"/>
          <w:szCs w:val="21"/>
        </w:rPr>
        <w:lastRenderedPageBreak/>
        <w:t>7.</w:t>
      </w:r>
      <w:r w:rsidR="00BD5C84" w:rsidRPr="00A56D5C">
        <w:rPr>
          <w:rStyle w:val="Strong"/>
          <w:b/>
          <w:bCs w:val="0"/>
          <w:i w:val="0"/>
          <w:iCs/>
          <w:sz w:val="24"/>
          <w:szCs w:val="21"/>
        </w:rPr>
        <w:t xml:space="preserve"> Идни подобрувања</w:t>
      </w:r>
      <w:bookmarkEnd w:id="65"/>
    </w:p>
    <w:p w14:paraId="093C9819" w14:textId="77777777" w:rsidR="00BD5C84" w:rsidRDefault="00BD5C84" w:rsidP="000B0B78">
      <w:pPr>
        <w:pStyle w:val="NormalWeb"/>
        <w:ind w:firstLine="720"/>
      </w:pPr>
      <w:r>
        <w:t>Иако проектот постигна значајни резултати, постојат повеќе насоки за понатамошно подобрување:</w:t>
      </w:r>
    </w:p>
    <w:p w14:paraId="74A3BD36" w14:textId="075B9799" w:rsidR="00BD5C84" w:rsidRPr="00A56D5C" w:rsidRDefault="00A56D5C" w:rsidP="00A56D5C">
      <w:pPr>
        <w:pStyle w:val="Heading2"/>
        <w:rPr>
          <w:sz w:val="24"/>
          <w:szCs w:val="10"/>
        </w:rPr>
      </w:pPr>
      <w:bookmarkStart w:id="66" w:name="_Toc216135922"/>
      <w:r w:rsidRPr="00A56D5C">
        <w:rPr>
          <w:rStyle w:val="Strong"/>
          <w:b/>
          <w:bCs w:val="0"/>
          <w:sz w:val="24"/>
          <w:szCs w:val="10"/>
          <w:lang w:val="mk-MK"/>
        </w:rPr>
        <w:t>7</w:t>
      </w:r>
      <w:r w:rsidR="00BD5C84" w:rsidRPr="00A56D5C">
        <w:rPr>
          <w:rStyle w:val="Strong"/>
          <w:b/>
          <w:bCs w:val="0"/>
          <w:sz w:val="24"/>
          <w:szCs w:val="10"/>
        </w:rPr>
        <w:t>.1. Мултикласификација на типови напади</w:t>
      </w:r>
      <w:bookmarkEnd w:id="66"/>
    </w:p>
    <w:p w14:paraId="489EC16B" w14:textId="77777777" w:rsidR="00BD5C84" w:rsidRDefault="00BD5C84" w:rsidP="00D56011">
      <w:pPr>
        <w:pStyle w:val="NormalWeb"/>
        <w:jc w:val="both"/>
      </w:pPr>
      <w:r>
        <w:t>Моменталниот модел работи бинарно (normal/attack). Во иднина може да се имплементира модел кој ќе класифицира поединечни категории на напади (DoS, Probe, R2L, U2R). Ова значително би ја збогатило практичната употребливост на IDS системот.</w:t>
      </w:r>
    </w:p>
    <w:p w14:paraId="0D6F0901" w14:textId="251148C9" w:rsidR="00BD5C84" w:rsidRPr="00A56D5C" w:rsidRDefault="00A56D5C" w:rsidP="00A56D5C">
      <w:pPr>
        <w:pStyle w:val="Heading2"/>
        <w:rPr>
          <w:sz w:val="24"/>
          <w:szCs w:val="10"/>
        </w:rPr>
      </w:pPr>
      <w:bookmarkStart w:id="67" w:name="_Toc216135923"/>
      <w:r w:rsidRPr="00A56D5C">
        <w:rPr>
          <w:rStyle w:val="Strong"/>
          <w:b/>
          <w:bCs w:val="0"/>
          <w:sz w:val="24"/>
          <w:szCs w:val="10"/>
          <w:lang w:val="mk-MK"/>
        </w:rPr>
        <w:t>7</w:t>
      </w:r>
      <w:r w:rsidR="00BD5C84" w:rsidRPr="00A56D5C">
        <w:rPr>
          <w:rStyle w:val="Strong"/>
          <w:b/>
          <w:bCs w:val="0"/>
          <w:sz w:val="24"/>
          <w:szCs w:val="10"/>
        </w:rPr>
        <w:t>.2. Напредна оптимизација на хиперпараметри</w:t>
      </w:r>
      <w:bookmarkEnd w:id="67"/>
    </w:p>
    <w:p w14:paraId="77B92AC0" w14:textId="77777777" w:rsidR="00BD5C84" w:rsidRDefault="00BD5C84" w:rsidP="00BD5C84">
      <w:pPr>
        <w:pStyle w:val="NormalWeb"/>
      </w:pPr>
      <w:r>
        <w:t>Користење на GridSearchCV или RandomizedSearchCV за:</w:t>
      </w:r>
    </w:p>
    <w:p w14:paraId="15A9FB38" w14:textId="77777777" w:rsidR="00BD5C84" w:rsidRDefault="00BD5C84" w:rsidP="00BD5C84">
      <w:pPr>
        <w:pStyle w:val="NormalWeb"/>
        <w:numPr>
          <w:ilvl w:val="0"/>
          <w:numId w:val="45"/>
        </w:numPr>
      </w:pPr>
      <w:r>
        <w:t>Random Forest параметри (depth, number of trees)</w:t>
      </w:r>
    </w:p>
    <w:p w14:paraId="35174360" w14:textId="77777777" w:rsidR="00BD5C84" w:rsidRDefault="00BD5C84" w:rsidP="00BD5C84">
      <w:pPr>
        <w:pStyle w:val="NormalWeb"/>
        <w:numPr>
          <w:ilvl w:val="0"/>
          <w:numId w:val="45"/>
        </w:numPr>
      </w:pPr>
      <w:r>
        <w:t>MLP параметри (learning rate, layer sizes)</w:t>
      </w:r>
    </w:p>
    <w:p w14:paraId="58807DE9" w14:textId="77777777" w:rsidR="00BD5C84" w:rsidRDefault="00BD5C84" w:rsidP="00BD5C84">
      <w:pPr>
        <w:pStyle w:val="NormalWeb"/>
        <w:numPr>
          <w:ilvl w:val="0"/>
          <w:numId w:val="45"/>
        </w:numPr>
      </w:pPr>
      <w:r>
        <w:t>Decision Tree параметри</w:t>
      </w:r>
    </w:p>
    <w:p w14:paraId="546B2AC9" w14:textId="77777777" w:rsidR="00BD5C84" w:rsidRDefault="00BD5C84" w:rsidP="00BD5C84">
      <w:pPr>
        <w:pStyle w:val="NormalWeb"/>
      </w:pPr>
      <w:r>
        <w:t>Ова би довело до повисока точност и подобар баланс на FP/FN.</w:t>
      </w:r>
    </w:p>
    <w:p w14:paraId="2E554460" w14:textId="78B8EF0B" w:rsidR="00BD5C84" w:rsidRPr="00A56D5C" w:rsidRDefault="00A56D5C" w:rsidP="00A56D5C">
      <w:pPr>
        <w:pStyle w:val="Heading2"/>
        <w:rPr>
          <w:sz w:val="24"/>
          <w:szCs w:val="24"/>
        </w:rPr>
      </w:pPr>
      <w:bookmarkStart w:id="68" w:name="_Toc216135924"/>
      <w:r w:rsidRPr="00A56D5C">
        <w:rPr>
          <w:rStyle w:val="Strong"/>
          <w:b/>
          <w:bCs w:val="0"/>
          <w:sz w:val="24"/>
          <w:szCs w:val="24"/>
          <w:lang w:val="mk-MK"/>
        </w:rPr>
        <w:t>7</w:t>
      </w:r>
      <w:r w:rsidR="00BD5C84" w:rsidRPr="00A56D5C">
        <w:rPr>
          <w:rStyle w:val="Strong"/>
          <w:b/>
          <w:bCs w:val="0"/>
          <w:sz w:val="24"/>
          <w:szCs w:val="24"/>
        </w:rPr>
        <w:t>.3. Употреба на длабоки невронски мрежи</w:t>
      </w:r>
      <w:bookmarkEnd w:id="68"/>
    </w:p>
    <w:p w14:paraId="182CEB2C" w14:textId="77777777" w:rsidR="00BD5C84" w:rsidRDefault="00BD5C84" w:rsidP="00BD5C84">
      <w:pPr>
        <w:pStyle w:val="NormalWeb"/>
      </w:pPr>
      <w:r>
        <w:t>Може да се испитаат модели како:</w:t>
      </w:r>
    </w:p>
    <w:p w14:paraId="0E46B7BA" w14:textId="77777777" w:rsidR="00BD5C84" w:rsidRDefault="00BD5C84" w:rsidP="00BD5C84">
      <w:pPr>
        <w:pStyle w:val="NormalWeb"/>
        <w:numPr>
          <w:ilvl w:val="0"/>
          <w:numId w:val="46"/>
        </w:numPr>
      </w:pPr>
      <w:r>
        <w:t>1D Convolutional Neural Networks (CNN)</w:t>
      </w:r>
    </w:p>
    <w:p w14:paraId="4A030BA6" w14:textId="77777777" w:rsidR="00BD5C84" w:rsidRDefault="00BD5C84" w:rsidP="00BD5C84">
      <w:pPr>
        <w:pStyle w:val="NormalWeb"/>
        <w:numPr>
          <w:ilvl w:val="0"/>
          <w:numId w:val="46"/>
        </w:numPr>
      </w:pPr>
      <w:r>
        <w:t>Recurrent Neural Networks (LSTM/GRU)</w:t>
      </w:r>
    </w:p>
    <w:p w14:paraId="71E2B82B" w14:textId="77777777" w:rsidR="00BD5C84" w:rsidRDefault="00BD5C84" w:rsidP="00BD5C84">
      <w:pPr>
        <w:pStyle w:val="NormalWeb"/>
        <w:numPr>
          <w:ilvl w:val="0"/>
          <w:numId w:val="46"/>
        </w:numPr>
      </w:pPr>
      <w:r>
        <w:t>Autoencoders за аномалија детекција</w:t>
      </w:r>
      <w:r>
        <w:br/>
        <w:t>Овие модели често даваат врвни резултати во IDS системи.</w:t>
      </w:r>
    </w:p>
    <w:p w14:paraId="21C033CC" w14:textId="275BB4B5" w:rsidR="00BD5C84" w:rsidRPr="00A56D5C" w:rsidRDefault="00A56D5C" w:rsidP="00A56D5C">
      <w:pPr>
        <w:pStyle w:val="Heading2"/>
        <w:rPr>
          <w:sz w:val="24"/>
          <w:szCs w:val="24"/>
        </w:rPr>
      </w:pPr>
      <w:bookmarkStart w:id="69" w:name="_Toc216135925"/>
      <w:r w:rsidRPr="00A56D5C">
        <w:rPr>
          <w:rStyle w:val="Strong"/>
          <w:b/>
          <w:bCs w:val="0"/>
          <w:sz w:val="24"/>
          <w:szCs w:val="24"/>
          <w:lang w:val="mk-MK"/>
        </w:rPr>
        <w:t>7</w:t>
      </w:r>
      <w:r w:rsidR="00BD5C84" w:rsidRPr="00A56D5C">
        <w:rPr>
          <w:rStyle w:val="Strong"/>
          <w:b/>
          <w:bCs w:val="0"/>
          <w:sz w:val="24"/>
          <w:szCs w:val="24"/>
        </w:rPr>
        <w:t>.4. Реално-временска детекција</w:t>
      </w:r>
      <w:bookmarkEnd w:id="69"/>
    </w:p>
    <w:p w14:paraId="658FDB6B" w14:textId="77777777" w:rsidR="00BD5C84" w:rsidRDefault="00BD5C84" w:rsidP="00BD5C84">
      <w:pPr>
        <w:pStyle w:val="NormalWeb"/>
      </w:pPr>
      <w:r>
        <w:t>Интеграција со мрежен интерфејс (како Scapy или tcpdump) за:</w:t>
      </w:r>
    </w:p>
    <w:p w14:paraId="5AE18E8E" w14:textId="77777777" w:rsidR="00BD5C84" w:rsidRDefault="00BD5C84" w:rsidP="00BD5C84">
      <w:pPr>
        <w:pStyle w:val="NormalWeb"/>
        <w:numPr>
          <w:ilvl w:val="0"/>
          <w:numId w:val="47"/>
        </w:numPr>
      </w:pPr>
      <w:r>
        <w:t>читање на пакетите во реално време</w:t>
      </w:r>
    </w:p>
    <w:p w14:paraId="1A26D300" w14:textId="77777777" w:rsidR="00BD5C84" w:rsidRDefault="00BD5C84" w:rsidP="00BD5C84">
      <w:pPr>
        <w:pStyle w:val="NormalWeb"/>
        <w:numPr>
          <w:ilvl w:val="0"/>
          <w:numId w:val="47"/>
        </w:numPr>
      </w:pPr>
      <w:r>
        <w:t>нивна брза екстракција и обработка</w:t>
      </w:r>
    </w:p>
    <w:p w14:paraId="5E7972AD" w14:textId="77777777" w:rsidR="00BD5C84" w:rsidRDefault="00BD5C84" w:rsidP="00BD5C84">
      <w:pPr>
        <w:pStyle w:val="NormalWeb"/>
        <w:numPr>
          <w:ilvl w:val="0"/>
          <w:numId w:val="47"/>
        </w:numPr>
      </w:pPr>
      <w:r>
        <w:t>онлајн предвидување со обучени модели</w:t>
      </w:r>
    </w:p>
    <w:p w14:paraId="74314238" w14:textId="77777777" w:rsidR="00BD5C84" w:rsidRDefault="00BD5C84" w:rsidP="00BD5C84">
      <w:pPr>
        <w:pStyle w:val="NormalWeb"/>
      </w:pPr>
      <w:r>
        <w:t>Ова би го трансформирало проектот во практичен IDS прототип.</w:t>
      </w:r>
    </w:p>
    <w:p w14:paraId="20C64359" w14:textId="7770564A" w:rsidR="00BD5C84" w:rsidRPr="00A56D5C" w:rsidRDefault="00A56D5C" w:rsidP="00A56D5C">
      <w:pPr>
        <w:pStyle w:val="Heading2"/>
        <w:rPr>
          <w:sz w:val="24"/>
          <w:szCs w:val="24"/>
        </w:rPr>
      </w:pPr>
      <w:bookmarkStart w:id="70" w:name="_Toc216135926"/>
      <w:r w:rsidRPr="00A56D5C">
        <w:rPr>
          <w:rStyle w:val="Strong"/>
          <w:b/>
          <w:bCs w:val="0"/>
          <w:sz w:val="24"/>
          <w:szCs w:val="24"/>
          <w:lang w:val="mk-MK"/>
        </w:rPr>
        <w:t>7</w:t>
      </w:r>
      <w:r w:rsidR="00BD5C84" w:rsidRPr="00A56D5C">
        <w:rPr>
          <w:rStyle w:val="Strong"/>
          <w:b/>
          <w:bCs w:val="0"/>
          <w:sz w:val="24"/>
          <w:szCs w:val="24"/>
        </w:rPr>
        <w:t>.5. Балансирање на датасетот</w:t>
      </w:r>
      <w:bookmarkEnd w:id="70"/>
    </w:p>
    <w:p w14:paraId="71128179" w14:textId="77777777" w:rsidR="00BD5C84" w:rsidRDefault="00BD5C84" w:rsidP="00BD5C84">
      <w:pPr>
        <w:pStyle w:val="NormalWeb"/>
      </w:pPr>
      <w:r>
        <w:t>Користење на SMOTE или други техники за synthetic sampling може да помогне во намалување на false negatives.</w:t>
      </w:r>
    </w:p>
    <w:p w14:paraId="6DFDFE7C" w14:textId="3DE1D9B7" w:rsidR="00BD5C84" w:rsidRPr="00A56D5C" w:rsidRDefault="00A56D5C" w:rsidP="00A56D5C">
      <w:pPr>
        <w:pStyle w:val="Heading2"/>
        <w:rPr>
          <w:sz w:val="24"/>
          <w:szCs w:val="24"/>
        </w:rPr>
      </w:pPr>
      <w:bookmarkStart w:id="71" w:name="_Toc216135927"/>
      <w:r w:rsidRPr="00A56D5C">
        <w:rPr>
          <w:rStyle w:val="Strong"/>
          <w:b/>
          <w:bCs w:val="0"/>
          <w:sz w:val="24"/>
          <w:szCs w:val="24"/>
          <w:lang w:val="mk-MK"/>
        </w:rPr>
        <w:t>7</w:t>
      </w:r>
      <w:r w:rsidR="00BD5C84" w:rsidRPr="00A56D5C">
        <w:rPr>
          <w:rStyle w:val="Strong"/>
          <w:b/>
          <w:bCs w:val="0"/>
          <w:sz w:val="24"/>
          <w:szCs w:val="24"/>
        </w:rPr>
        <w:t>.6. Обука и тестирање со понови датасети</w:t>
      </w:r>
      <w:bookmarkEnd w:id="71"/>
    </w:p>
    <w:p w14:paraId="4418BAE1" w14:textId="7EA8B546" w:rsidR="00BD5C84" w:rsidRPr="0054623D" w:rsidRDefault="00BD5C84" w:rsidP="00BD5C84">
      <w:pPr>
        <w:pStyle w:val="NormalWeb"/>
        <w:rPr>
          <w:lang w:val="mk-MK"/>
          <w:rPrChange w:id="72" w:author="Blagoj Ristevski" w:date="2026-03-01T21:49:00Z">
            <w:rPr/>
          </w:rPrChange>
        </w:rPr>
      </w:pPr>
      <w:r>
        <w:t>NSL-KDD е класичен датасет, но постојат и понови како:</w:t>
      </w:r>
      <w:ins w:id="73" w:author="Blagoj Ristevski" w:date="2026-03-01T21:49:00Z">
        <w:r w:rsidR="0054623D">
          <w:rPr>
            <w:lang w:val="mk-MK"/>
          </w:rPr>
          <w:t xml:space="preserve"> - примени ги истите техники и на некое од другите множества податоци</w:t>
        </w:r>
      </w:ins>
    </w:p>
    <w:p w14:paraId="03C62FDF" w14:textId="77777777" w:rsidR="00BD5C84" w:rsidRDefault="00BD5C84" w:rsidP="00BD5C84">
      <w:pPr>
        <w:pStyle w:val="NormalWeb"/>
        <w:numPr>
          <w:ilvl w:val="0"/>
          <w:numId w:val="48"/>
        </w:numPr>
      </w:pPr>
      <w:r>
        <w:t>CIC-IDS 2017</w:t>
      </w:r>
    </w:p>
    <w:p w14:paraId="6527213A" w14:textId="77777777" w:rsidR="00BD5C84" w:rsidRDefault="00BD5C84" w:rsidP="00BD5C84">
      <w:pPr>
        <w:pStyle w:val="NormalWeb"/>
        <w:numPr>
          <w:ilvl w:val="0"/>
          <w:numId w:val="48"/>
        </w:numPr>
      </w:pPr>
      <w:r>
        <w:t>UNSW-NB15</w:t>
      </w:r>
    </w:p>
    <w:p w14:paraId="29329626" w14:textId="77777777" w:rsidR="00BD5C84" w:rsidRDefault="00BD5C84" w:rsidP="00BD5C84">
      <w:pPr>
        <w:pStyle w:val="NormalWeb"/>
        <w:numPr>
          <w:ilvl w:val="0"/>
          <w:numId w:val="48"/>
        </w:numPr>
      </w:pPr>
      <w:r>
        <w:t>CIDDS-001</w:t>
      </w:r>
    </w:p>
    <w:p w14:paraId="2692FB7F" w14:textId="51F65F55" w:rsidR="009B30FC" w:rsidRDefault="00BD5C84" w:rsidP="000B0B78">
      <w:pPr>
        <w:pStyle w:val="NormalWeb"/>
        <w:rPr>
          <w:ins w:id="74" w:author="Blagoj Ristevski" w:date="2026-03-01T21:49:00Z"/>
          <w:lang w:val="mk-MK"/>
        </w:rPr>
      </w:pPr>
      <w:r>
        <w:lastRenderedPageBreak/>
        <w:t>Овие би обезбедиле резултати поблиски до реални мрежни услови.</w:t>
      </w:r>
    </w:p>
    <w:p w14:paraId="56DF9B5A" w14:textId="77777777" w:rsidR="0054623D" w:rsidRDefault="0054623D" w:rsidP="000B0B78">
      <w:pPr>
        <w:pStyle w:val="NormalWeb"/>
        <w:rPr>
          <w:ins w:id="75" w:author="Blagoj Ristevski" w:date="2026-03-01T21:49:00Z"/>
          <w:lang w:val="mk-MK"/>
        </w:rPr>
      </w:pPr>
    </w:p>
    <w:p w14:paraId="28EBC5C6" w14:textId="4E8F1731" w:rsidR="0054623D" w:rsidRDefault="0054623D" w:rsidP="000B0B78">
      <w:pPr>
        <w:pStyle w:val="NormalWeb"/>
        <w:rPr>
          <w:ins w:id="76" w:author="Blagoj Ristevski" w:date="2026-03-01T21:51:00Z"/>
          <w:lang w:val="mk-MK"/>
        </w:rPr>
      </w:pPr>
      <w:ins w:id="77" w:author="Blagoj Ristevski" w:date="2026-03-01T21:49:00Z">
        <w:r>
          <w:rPr>
            <w:lang w:val="mk-MK"/>
          </w:rPr>
          <w:t xml:space="preserve">Да се прикажи </w:t>
        </w:r>
      </w:ins>
      <w:ins w:id="78" w:author="Blagoj Ristevski" w:date="2026-03-01T21:50:00Z">
        <w:r>
          <w:rPr>
            <w:lang w:val="mk-MK"/>
          </w:rPr>
          <w:t xml:space="preserve">и </w:t>
        </w:r>
        <w:r>
          <w:t>flowchart/</w:t>
        </w:r>
      </w:ins>
      <w:ins w:id="79" w:author="Blagoj Ristevski" w:date="2026-03-01T21:51:00Z">
        <w:r>
          <w:rPr>
            <w:lang w:val="mk-MK"/>
          </w:rPr>
          <w:t>д</w:t>
        </w:r>
      </w:ins>
      <w:ins w:id="80" w:author="Blagoj Ristevski" w:date="2026-03-01T21:50:00Z">
        <w:r>
          <w:rPr>
            <w:lang w:val="mk-MK"/>
          </w:rPr>
          <w:t>ијаграм на процесот како се врши заклучување дали имало или немало напад – со примена на наведените техники, со</w:t>
        </w:r>
      </w:ins>
      <w:ins w:id="81" w:author="Blagoj Ristevski" w:date="2026-03-01T21:51:00Z">
        <w:r>
          <w:rPr>
            <w:lang w:val="mk-MK"/>
          </w:rPr>
          <w:t xml:space="preserve"> примената на алгоритми од ВИ</w:t>
        </w:r>
      </w:ins>
    </w:p>
    <w:p w14:paraId="458FD2BF" w14:textId="696D9226" w:rsidR="0054623D" w:rsidRPr="0054623D" w:rsidRDefault="0054623D" w:rsidP="000B0B78">
      <w:pPr>
        <w:pStyle w:val="NormalWeb"/>
        <w:rPr>
          <w:lang w:val="mk-MK"/>
        </w:rPr>
      </w:pPr>
      <w:ins w:id="82" w:author="Blagoj Ristevski" w:date="2026-03-01T21:51:00Z">
        <w:r>
          <w:rPr>
            <w:lang w:val="mk-MK"/>
          </w:rPr>
          <w:t>Да не биде само набројување, семинарската да има тек.</w:t>
        </w:r>
      </w:ins>
    </w:p>
    <w:p w14:paraId="4025AB68" w14:textId="2470EC02" w:rsidR="002F09F0" w:rsidRPr="00C756EF" w:rsidRDefault="00A56D5C" w:rsidP="00C756EF">
      <w:pPr>
        <w:pStyle w:val="Heading1"/>
        <w:jc w:val="left"/>
        <w:rPr>
          <w:i w:val="0"/>
          <w:iCs/>
          <w:lang w:val="mk-MK"/>
        </w:rPr>
      </w:pPr>
      <w:r w:rsidRPr="00C756EF">
        <w:rPr>
          <w:i w:val="0"/>
          <w:iCs/>
          <w:lang w:val="mk-MK"/>
        </w:rPr>
        <w:t>8</w:t>
      </w:r>
      <w:r w:rsidR="002F09F0" w:rsidRPr="00C756EF">
        <w:rPr>
          <w:i w:val="0"/>
          <w:iCs/>
          <w:lang w:val="mk-MK"/>
        </w:rPr>
        <w:t>. ЛИТЕРАТУРА</w:t>
      </w:r>
    </w:p>
    <w:p w14:paraId="2C678EE2" w14:textId="77777777" w:rsidR="00C756EF" w:rsidRPr="00C756EF" w:rsidRDefault="00C756EF" w:rsidP="00C756EF">
      <w:pPr>
        <w:rPr>
          <w:rFonts w:ascii="Times New Roman" w:hAnsi="Times New Roman"/>
        </w:rPr>
      </w:pPr>
    </w:p>
    <w:p w14:paraId="1BE13212" w14:textId="77777777" w:rsidR="00C756EF" w:rsidRPr="00C756EF" w:rsidRDefault="00C756EF" w:rsidP="00C756EF">
      <w:pPr>
        <w:rPr>
          <w:rFonts w:ascii="Times New Roman" w:hAnsi="Times New Roman"/>
          <w:lang w:val="mk-MK"/>
        </w:rPr>
      </w:pPr>
      <w:r w:rsidRPr="00C756EF">
        <w:rPr>
          <w:rFonts w:ascii="Times New Roman" w:hAnsi="Times New Roman"/>
          <w:lang w:val="mk-MK"/>
        </w:rPr>
        <w:t>1. Sutton, R.S., and Barto, A.G., Reinforcement Learning – An Introduction.</w:t>
      </w:r>
    </w:p>
    <w:p w14:paraId="294A9855" w14:textId="77777777" w:rsidR="00C756EF" w:rsidRPr="00C756EF" w:rsidRDefault="00C756EF" w:rsidP="00C756EF">
      <w:pPr>
        <w:rPr>
          <w:rFonts w:ascii="Times New Roman" w:hAnsi="Times New Roman"/>
          <w:lang w:val="mk-MK"/>
        </w:rPr>
      </w:pPr>
      <w:r w:rsidRPr="00C756EF">
        <w:rPr>
          <w:rFonts w:ascii="Times New Roman" w:hAnsi="Times New Roman"/>
          <w:lang w:val="mk-MK"/>
        </w:rPr>
        <w:t xml:space="preserve">   MIT Press, Cambridge, Massachusetts, 1998.</w:t>
      </w:r>
    </w:p>
    <w:p w14:paraId="2DC2CCC5" w14:textId="77777777" w:rsidR="00C756EF" w:rsidRPr="00C756EF" w:rsidRDefault="00C756EF" w:rsidP="00C756EF">
      <w:pPr>
        <w:rPr>
          <w:rFonts w:ascii="Times New Roman" w:hAnsi="Times New Roman"/>
          <w:lang w:val="mk-MK"/>
        </w:rPr>
      </w:pPr>
    </w:p>
    <w:p w14:paraId="25367DE1" w14:textId="77777777" w:rsidR="00C756EF" w:rsidRPr="00C756EF" w:rsidRDefault="00C756EF" w:rsidP="00C756EF">
      <w:pPr>
        <w:rPr>
          <w:rFonts w:ascii="Times New Roman" w:hAnsi="Times New Roman"/>
          <w:lang w:val="mk-MK"/>
        </w:rPr>
      </w:pPr>
      <w:r w:rsidRPr="00C756EF">
        <w:rPr>
          <w:rFonts w:ascii="Times New Roman" w:hAnsi="Times New Roman"/>
          <w:lang w:val="mk-MK"/>
        </w:rPr>
        <w:t>2. Google LLC, Google Colaboratory Documentation,</w:t>
      </w:r>
    </w:p>
    <w:p w14:paraId="3687F230" w14:textId="77777777" w:rsidR="00C756EF" w:rsidRPr="00C756EF" w:rsidRDefault="00C756EF" w:rsidP="00C756EF">
      <w:pPr>
        <w:rPr>
          <w:rFonts w:ascii="Times New Roman" w:hAnsi="Times New Roman"/>
          <w:lang w:val="mk-MK"/>
        </w:rPr>
      </w:pPr>
      <w:r w:rsidRPr="00C756EF">
        <w:rPr>
          <w:rFonts w:ascii="Times New Roman" w:hAnsi="Times New Roman"/>
          <w:lang w:val="mk-MK"/>
        </w:rPr>
        <w:t xml:space="preserve">   https://colab.research.google.com, accessed 2026.</w:t>
      </w:r>
    </w:p>
    <w:p w14:paraId="1862DFED" w14:textId="77777777" w:rsidR="00C756EF" w:rsidRPr="00C756EF" w:rsidRDefault="00C756EF" w:rsidP="00C756EF">
      <w:pPr>
        <w:rPr>
          <w:rFonts w:ascii="Times New Roman" w:hAnsi="Times New Roman"/>
          <w:lang w:val="mk-MK"/>
        </w:rPr>
      </w:pPr>
    </w:p>
    <w:p w14:paraId="24353B53" w14:textId="77777777" w:rsidR="00C756EF" w:rsidRPr="00C756EF" w:rsidRDefault="00C756EF" w:rsidP="00C756EF">
      <w:pPr>
        <w:rPr>
          <w:rFonts w:ascii="Times New Roman" w:hAnsi="Times New Roman"/>
          <w:lang w:val="mk-MK"/>
        </w:rPr>
      </w:pPr>
      <w:r w:rsidRPr="00C756EF">
        <w:rPr>
          <w:rFonts w:ascii="Times New Roman" w:hAnsi="Times New Roman"/>
          <w:lang w:val="mk-MK"/>
        </w:rPr>
        <w:t>3. OpenAI, ChatGPT: Large Language Model for Text Generation,</w:t>
      </w:r>
    </w:p>
    <w:p w14:paraId="2931A9C8" w14:textId="77777777" w:rsidR="00C756EF" w:rsidRPr="00C756EF" w:rsidRDefault="00C756EF" w:rsidP="00C756EF">
      <w:pPr>
        <w:rPr>
          <w:rFonts w:ascii="Times New Roman" w:hAnsi="Times New Roman"/>
          <w:lang w:val="mk-MK"/>
        </w:rPr>
      </w:pPr>
      <w:r w:rsidRPr="00C756EF">
        <w:rPr>
          <w:rFonts w:ascii="Times New Roman" w:hAnsi="Times New Roman"/>
          <w:lang w:val="mk-MK"/>
        </w:rPr>
        <w:t xml:space="preserve">   https://chat.openai.com, accessed 2026.</w:t>
      </w:r>
    </w:p>
    <w:p w14:paraId="714B3432" w14:textId="77777777" w:rsidR="00C756EF" w:rsidRPr="00C756EF" w:rsidRDefault="00C756EF" w:rsidP="00C756EF">
      <w:pPr>
        <w:rPr>
          <w:rFonts w:ascii="Times New Roman" w:hAnsi="Times New Roman"/>
          <w:lang w:val="mk-MK"/>
        </w:rPr>
      </w:pPr>
    </w:p>
    <w:p w14:paraId="6D1E5A7F" w14:textId="77777777" w:rsidR="00C756EF" w:rsidRPr="00C756EF" w:rsidRDefault="00C756EF" w:rsidP="00C756EF">
      <w:pPr>
        <w:rPr>
          <w:rFonts w:ascii="Times New Roman" w:hAnsi="Times New Roman"/>
          <w:lang w:val="mk-MK"/>
        </w:rPr>
      </w:pPr>
      <w:r w:rsidRPr="00C756EF">
        <w:rPr>
          <w:rFonts w:ascii="Times New Roman" w:hAnsi="Times New Roman"/>
          <w:lang w:val="mk-MK"/>
        </w:rPr>
        <w:t>4. Pedregosa, F. et al., Scikit-learn: Machine Learning in Python,</w:t>
      </w:r>
    </w:p>
    <w:p w14:paraId="4082AF8D" w14:textId="77777777" w:rsidR="00C756EF" w:rsidRPr="00C756EF" w:rsidRDefault="00C756EF" w:rsidP="00C756EF">
      <w:pPr>
        <w:rPr>
          <w:rFonts w:ascii="Times New Roman" w:hAnsi="Times New Roman"/>
          <w:lang w:val="mk-MK"/>
        </w:rPr>
      </w:pPr>
      <w:r w:rsidRPr="00C756EF">
        <w:rPr>
          <w:rFonts w:ascii="Times New Roman" w:hAnsi="Times New Roman"/>
          <w:lang w:val="mk-MK"/>
        </w:rPr>
        <w:t xml:space="preserve">   Journal of Machine Learning Research, 2011.</w:t>
      </w:r>
    </w:p>
    <w:p w14:paraId="70957FF9" w14:textId="77777777" w:rsidR="00C756EF" w:rsidRPr="00C756EF" w:rsidRDefault="00C756EF" w:rsidP="00C756EF">
      <w:pPr>
        <w:rPr>
          <w:rFonts w:ascii="Times New Roman" w:hAnsi="Times New Roman"/>
          <w:lang w:val="mk-MK"/>
        </w:rPr>
      </w:pPr>
    </w:p>
    <w:p w14:paraId="325B65CC" w14:textId="77777777" w:rsidR="00C756EF" w:rsidRPr="00C756EF" w:rsidRDefault="00C756EF" w:rsidP="00C756EF">
      <w:pPr>
        <w:rPr>
          <w:rFonts w:ascii="Times New Roman" w:hAnsi="Times New Roman"/>
          <w:lang w:val="mk-MK"/>
        </w:rPr>
      </w:pPr>
      <w:r w:rsidRPr="00C756EF">
        <w:rPr>
          <w:rFonts w:ascii="Times New Roman" w:hAnsi="Times New Roman"/>
          <w:lang w:val="mk-MK"/>
        </w:rPr>
        <w:t>5. Towards Data Science, Machine Learning Tutorials,</w:t>
      </w:r>
    </w:p>
    <w:p w14:paraId="623537C9" w14:textId="775D2423" w:rsidR="007D238A" w:rsidRDefault="00C756EF" w:rsidP="00C756EF">
      <w:pPr>
        <w:rPr>
          <w:rFonts w:ascii="Times New Roman" w:hAnsi="Times New Roman"/>
        </w:rPr>
      </w:pPr>
      <w:r w:rsidRPr="00C756EF">
        <w:rPr>
          <w:rFonts w:ascii="Times New Roman" w:hAnsi="Times New Roman"/>
          <w:lang w:val="mk-MK"/>
        </w:rPr>
        <w:t xml:space="preserve">   https://towardsdatascience.com, accessed 2026.</w:t>
      </w:r>
    </w:p>
    <w:p w14:paraId="7F046451" w14:textId="77777777" w:rsidR="00C756EF" w:rsidRDefault="00C756EF" w:rsidP="00C756EF">
      <w:pPr>
        <w:rPr>
          <w:rFonts w:ascii="Times New Roman" w:hAnsi="Times New Roman"/>
        </w:rPr>
      </w:pPr>
    </w:p>
    <w:p w14:paraId="42BC4D71" w14:textId="77777777" w:rsidR="00C756EF" w:rsidRDefault="00C756EF" w:rsidP="00C756EF">
      <w:pPr>
        <w:rPr>
          <w:rFonts w:ascii="Times New Roman" w:hAnsi="Times New Roman"/>
        </w:rPr>
      </w:pPr>
    </w:p>
    <w:p w14:paraId="3B45DD53" w14:textId="77777777" w:rsidR="00C756EF" w:rsidRDefault="00C756EF" w:rsidP="00C756EF">
      <w:pPr>
        <w:rPr>
          <w:rFonts w:ascii="Times New Roman" w:hAnsi="Times New Roman"/>
        </w:rPr>
      </w:pPr>
    </w:p>
    <w:p w14:paraId="33C35CE3" w14:textId="77D1E7D6" w:rsidR="00C756EF" w:rsidRDefault="00C756EF" w:rsidP="00C756EF">
      <w:pPr>
        <w:pStyle w:val="Heading1"/>
        <w:jc w:val="left"/>
        <w:rPr>
          <w:i w:val="0"/>
          <w:iCs/>
          <w:lang w:val="mk-MK"/>
        </w:rPr>
      </w:pPr>
      <w:r w:rsidRPr="00C756EF">
        <w:rPr>
          <w:i w:val="0"/>
          <w:iCs/>
        </w:rPr>
        <w:t xml:space="preserve">9. </w:t>
      </w:r>
      <w:r w:rsidRPr="00C756EF">
        <w:rPr>
          <w:i w:val="0"/>
          <w:iCs/>
          <w:lang w:val="mk-MK"/>
        </w:rPr>
        <w:t>Прилози</w:t>
      </w:r>
    </w:p>
    <w:p w14:paraId="4D0575FD" w14:textId="77777777" w:rsidR="00C756EF" w:rsidRDefault="00C756EF" w:rsidP="00C756EF">
      <w:pPr>
        <w:rPr>
          <w:lang w:val="mk-MK"/>
        </w:rPr>
      </w:pPr>
    </w:p>
    <w:p w14:paraId="5269DD95" w14:textId="317B4A22" w:rsidR="00C756EF" w:rsidRDefault="00C756EF" w:rsidP="00C756EF">
      <w:r w:rsidRPr="00C756EF">
        <w:rPr>
          <w:rFonts w:hint="eastAsia"/>
          <w:lang w:val="mk-MK"/>
        </w:rPr>
        <w:t>Прилог</w:t>
      </w:r>
      <w:r w:rsidRPr="00C756EF">
        <w:rPr>
          <w:lang w:val="mk-MK"/>
        </w:rPr>
        <w:t xml:space="preserve"> 1: Google Colab notebook </w:t>
      </w:r>
      <w:r w:rsidRPr="00C756EF">
        <w:rPr>
          <w:rFonts w:hint="eastAsia"/>
          <w:lang w:val="mk-MK"/>
        </w:rPr>
        <w:t>со</w:t>
      </w:r>
      <w:r w:rsidRPr="00C756EF">
        <w:rPr>
          <w:lang w:val="mk-MK"/>
        </w:rPr>
        <w:t xml:space="preserve"> </w:t>
      </w:r>
      <w:r w:rsidRPr="00C756EF">
        <w:rPr>
          <w:rFonts w:hint="eastAsia"/>
          <w:lang w:val="mk-MK"/>
        </w:rPr>
        <w:t>имплементација</w:t>
      </w:r>
      <w:r w:rsidRPr="00C756EF">
        <w:rPr>
          <w:lang w:val="mk-MK"/>
        </w:rPr>
        <w:t xml:space="preserve"> </w:t>
      </w:r>
      <w:r w:rsidRPr="00C756EF">
        <w:rPr>
          <w:rFonts w:hint="eastAsia"/>
          <w:lang w:val="mk-MK"/>
        </w:rPr>
        <w:t>на</w:t>
      </w:r>
      <w:r w:rsidRPr="00C756EF">
        <w:rPr>
          <w:lang w:val="mk-MK"/>
        </w:rPr>
        <w:t xml:space="preserve"> </w:t>
      </w:r>
      <w:r w:rsidRPr="00C756EF">
        <w:rPr>
          <w:rFonts w:hint="eastAsia"/>
          <w:lang w:val="mk-MK"/>
        </w:rPr>
        <w:t>алгоритмот</w:t>
      </w:r>
    </w:p>
    <w:p w14:paraId="226AC7D0" w14:textId="4DCEBB32" w:rsidR="00FC1054" w:rsidRPr="00FC1054" w:rsidRDefault="00FC1054" w:rsidP="00C756EF">
      <w:r w:rsidRPr="00FC1054">
        <w:t>https://colab.research.google.com/drive/1J3fvS5g2yDDZOQGwIMZ1q_GtnaJD584b?usp=sharing</w:t>
      </w:r>
    </w:p>
    <w:sectPr w:rsidR="00FC1054" w:rsidRPr="00FC1054" w:rsidSect="009B30FC">
      <w:type w:val="continuous"/>
      <w:pgSz w:w="11907" w:h="16840" w:code="9"/>
      <w:pgMar w:top="1418" w:right="1418" w:bottom="1418" w:left="1418" w:header="680" w:footer="68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836B16" w14:textId="77777777" w:rsidR="00C83EEA" w:rsidRDefault="00C83EEA">
      <w:r>
        <w:separator/>
      </w:r>
    </w:p>
  </w:endnote>
  <w:endnote w:type="continuationSeparator" w:id="0">
    <w:p w14:paraId="771795B5" w14:textId="77777777" w:rsidR="00C83EEA" w:rsidRDefault="00C83E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Macedonian Tms">
    <w:altName w:val="Cambria"/>
    <w:panose1 w:val="02020603050405020304"/>
    <w:charset w:val="00"/>
    <w:family w:val="roman"/>
    <w:pitch w:val="variable"/>
    <w:sig w:usb0="00000003" w:usb1="00000000" w:usb2="00000000" w:usb3="00000000" w:csb0="00000001" w:csb1="00000000"/>
  </w:font>
  <w:font w:name="MAC C Times">
    <w:altName w:val="Cambria"/>
    <w:panose1 w:val="02027200000000000000"/>
    <w:charset w:val="00"/>
    <w:family w:val="roman"/>
    <w:pitch w:val="variable"/>
    <w:sig w:usb0="00000087" w:usb1="00000000" w:usb2="00000000" w:usb3="00000000" w:csb0="0000001B"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Reference Sans Serif">
    <w:panose1 w:val="020B0604030504040204"/>
    <w:charset w:val="CC"/>
    <w:family w:val="swiss"/>
    <w:pitch w:val="variable"/>
    <w:sig w:usb0="20000287" w:usb1="00000000"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A7C73" w14:textId="77777777" w:rsidR="00602783" w:rsidRDefault="00602783" w:rsidP="00887E60">
    <w:pPr>
      <w:pStyle w:val="Header"/>
      <w:jc w:val="center"/>
      <w:rPr>
        <w:rFonts w:ascii="Times New Roman" w:hAnsi="Times New Roman"/>
        <w:i/>
        <w:sz w:val="18"/>
        <w:szCs w:val="18"/>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00554BCE" w14:textId="77777777" w:rsidR="00602783" w:rsidRDefault="00602783" w:rsidP="00887E60">
    <w:pPr>
      <w:pStyle w:val="Header"/>
      <w:rPr>
        <w:rFonts w:ascii="Times New Roman" w:hAnsi="Times New Roman"/>
        <w:i/>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0381E" w14:textId="77777777" w:rsidR="00602783" w:rsidRDefault="00602783" w:rsidP="00887E60">
    <w:pPr>
      <w:pStyle w:val="Head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2D1C1" w14:textId="77777777" w:rsidR="00903EA8" w:rsidRDefault="00903EA8" w:rsidP="00887E60">
    <w:pPr>
      <w:pStyle w:val="Header"/>
      <w:jc w:val="center"/>
      <w:rPr>
        <w:rFonts w:ascii="Times New Roman" w:hAnsi="Times New Roman"/>
        <w:i/>
        <w:sz w:val="18"/>
        <w:szCs w:val="18"/>
      </w:rPr>
    </w:pPr>
    <w:r>
      <w:rPr>
        <w:rStyle w:val="PageNumber"/>
      </w:rPr>
      <w:fldChar w:fldCharType="begin"/>
    </w:r>
    <w:r>
      <w:rPr>
        <w:rStyle w:val="PageNumber"/>
      </w:rPr>
      <w:instrText xml:space="preserve"> PAGE </w:instrText>
    </w:r>
    <w:r>
      <w:rPr>
        <w:rStyle w:val="PageNumber"/>
      </w:rPr>
      <w:fldChar w:fldCharType="separate"/>
    </w:r>
    <w:r w:rsidR="009C1976">
      <w:rPr>
        <w:rStyle w:val="PageNumber"/>
        <w:noProof/>
      </w:rPr>
      <w:t>2</w:t>
    </w:r>
    <w:r>
      <w:rPr>
        <w:rStyle w:val="PageNumber"/>
      </w:rPr>
      <w:fldChar w:fldCharType="end"/>
    </w:r>
  </w:p>
  <w:p w14:paraId="0EB59B6E" w14:textId="77777777" w:rsidR="00903EA8" w:rsidRDefault="00903EA8" w:rsidP="00887E60">
    <w:pPr>
      <w:pStyle w:val="Header"/>
      <w:rPr>
        <w:rFonts w:ascii="Times New Roman" w:hAnsi="Times New Roman"/>
        <w:i/>
        <w:sz w:val="18"/>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A50CA" w14:textId="77777777" w:rsidR="00903EA8" w:rsidRDefault="00903EA8" w:rsidP="00887E60">
    <w:pPr>
      <w:pStyle w:val="Header"/>
      <w:jc w:val="center"/>
      <w:rPr>
        <w:rStyle w:val="PageNumber"/>
      </w:rPr>
    </w:pPr>
    <w:r>
      <w:rPr>
        <w:rStyle w:val="PageNumber"/>
      </w:rPr>
      <w:fldChar w:fldCharType="begin"/>
    </w:r>
    <w:r>
      <w:rPr>
        <w:rStyle w:val="PageNumber"/>
      </w:rPr>
      <w:instrText xml:space="preserve"> PAGE </w:instrText>
    </w:r>
    <w:r>
      <w:rPr>
        <w:rStyle w:val="PageNumber"/>
      </w:rPr>
      <w:fldChar w:fldCharType="separate"/>
    </w:r>
    <w:r w:rsidR="009C1976">
      <w:rPr>
        <w:rStyle w:val="PageNumber"/>
        <w:noProof/>
      </w:rPr>
      <w:t>7</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0331DC" w14:textId="77777777" w:rsidR="00C83EEA" w:rsidRDefault="00C83EEA">
      <w:r>
        <w:separator/>
      </w:r>
    </w:p>
  </w:footnote>
  <w:footnote w:type="continuationSeparator" w:id="0">
    <w:p w14:paraId="75271DA1" w14:textId="77777777" w:rsidR="00C83EEA" w:rsidRDefault="00C83E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E105F"/>
    <w:multiLevelType w:val="hybridMultilevel"/>
    <w:tmpl w:val="48C03F1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12D3C1C"/>
    <w:multiLevelType w:val="multilevel"/>
    <w:tmpl w:val="AE86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E229E"/>
    <w:multiLevelType w:val="multilevel"/>
    <w:tmpl w:val="9300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902A2"/>
    <w:multiLevelType w:val="multilevel"/>
    <w:tmpl w:val="709E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95CF6"/>
    <w:multiLevelType w:val="hybridMultilevel"/>
    <w:tmpl w:val="17709304"/>
    <w:lvl w:ilvl="0" w:tplc="042F000F">
      <w:start w:val="1"/>
      <w:numFmt w:val="decimal"/>
      <w:lvlText w:val="%1."/>
      <w:lvlJc w:val="left"/>
      <w:pPr>
        <w:tabs>
          <w:tab w:val="num" w:pos="360"/>
        </w:tabs>
        <w:ind w:left="360" w:hanging="360"/>
      </w:pPr>
    </w:lvl>
    <w:lvl w:ilvl="1" w:tplc="042F0019" w:tentative="1">
      <w:start w:val="1"/>
      <w:numFmt w:val="lowerLetter"/>
      <w:lvlText w:val="%2."/>
      <w:lvlJc w:val="left"/>
      <w:pPr>
        <w:tabs>
          <w:tab w:val="num" w:pos="1080"/>
        </w:tabs>
        <w:ind w:left="1080" w:hanging="360"/>
      </w:pPr>
    </w:lvl>
    <w:lvl w:ilvl="2" w:tplc="042F001B" w:tentative="1">
      <w:start w:val="1"/>
      <w:numFmt w:val="lowerRoman"/>
      <w:lvlText w:val="%3."/>
      <w:lvlJc w:val="right"/>
      <w:pPr>
        <w:tabs>
          <w:tab w:val="num" w:pos="1800"/>
        </w:tabs>
        <w:ind w:left="1800" w:hanging="180"/>
      </w:pPr>
    </w:lvl>
    <w:lvl w:ilvl="3" w:tplc="042F000F" w:tentative="1">
      <w:start w:val="1"/>
      <w:numFmt w:val="decimal"/>
      <w:lvlText w:val="%4."/>
      <w:lvlJc w:val="left"/>
      <w:pPr>
        <w:tabs>
          <w:tab w:val="num" w:pos="2520"/>
        </w:tabs>
        <w:ind w:left="2520" w:hanging="360"/>
      </w:pPr>
    </w:lvl>
    <w:lvl w:ilvl="4" w:tplc="042F0019" w:tentative="1">
      <w:start w:val="1"/>
      <w:numFmt w:val="lowerLetter"/>
      <w:lvlText w:val="%5."/>
      <w:lvlJc w:val="left"/>
      <w:pPr>
        <w:tabs>
          <w:tab w:val="num" w:pos="3240"/>
        </w:tabs>
        <w:ind w:left="3240" w:hanging="360"/>
      </w:pPr>
    </w:lvl>
    <w:lvl w:ilvl="5" w:tplc="042F001B" w:tentative="1">
      <w:start w:val="1"/>
      <w:numFmt w:val="lowerRoman"/>
      <w:lvlText w:val="%6."/>
      <w:lvlJc w:val="right"/>
      <w:pPr>
        <w:tabs>
          <w:tab w:val="num" w:pos="3960"/>
        </w:tabs>
        <w:ind w:left="3960" w:hanging="180"/>
      </w:pPr>
    </w:lvl>
    <w:lvl w:ilvl="6" w:tplc="042F000F" w:tentative="1">
      <w:start w:val="1"/>
      <w:numFmt w:val="decimal"/>
      <w:lvlText w:val="%7."/>
      <w:lvlJc w:val="left"/>
      <w:pPr>
        <w:tabs>
          <w:tab w:val="num" w:pos="4680"/>
        </w:tabs>
        <w:ind w:left="4680" w:hanging="360"/>
      </w:pPr>
    </w:lvl>
    <w:lvl w:ilvl="7" w:tplc="042F0019" w:tentative="1">
      <w:start w:val="1"/>
      <w:numFmt w:val="lowerLetter"/>
      <w:lvlText w:val="%8."/>
      <w:lvlJc w:val="left"/>
      <w:pPr>
        <w:tabs>
          <w:tab w:val="num" w:pos="5400"/>
        </w:tabs>
        <w:ind w:left="5400" w:hanging="360"/>
      </w:pPr>
    </w:lvl>
    <w:lvl w:ilvl="8" w:tplc="042F001B" w:tentative="1">
      <w:start w:val="1"/>
      <w:numFmt w:val="lowerRoman"/>
      <w:lvlText w:val="%9."/>
      <w:lvlJc w:val="right"/>
      <w:pPr>
        <w:tabs>
          <w:tab w:val="num" w:pos="6120"/>
        </w:tabs>
        <w:ind w:left="6120" w:hanging="180"/>
      </w:pPr>
    </w:lvl>
  </w:abstractNum>
  <w:abstractNum w:abstractNumId="5" w15:restartNumberingAfterBreak="0">
    <w:nsid w:val="054D1632"/>
    <w:multiLevelType w:val="multilevel"/>
    <w:tmpl w:val="8064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D0226"/>
    <w:multiLevelType w:val="multilevel"/>
    <w:tmpl w:val="E714A9C2"/>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07FC6F85"/>
    <w:multiLevelType w:val="singleLevel"/>
    <w:tmpl w:val="0156BE76"/>
    <w:lvl w:ilvl="0">
      <w:numFmt w:val="bullet"/>
      <w:lvlText w:val="-"/>
      <w:lvlJc w:val="left"/>
      <w:pPr>
        <w:tabs>
          <w:tab w:val="num" w:pos="1080"/>
        </w:tabs>
        <w:ind w:left="1080" w:hanging="360"/>
      </w:pPr>
      <w:rPr>
        <w:rFonts w:hint="default"/>
      </w:rPr>
    </w:lvl>
  </w:abstractNum>
  <w:abstractNum w:abstractNumId="8" w15:restartNumberingAfterBreak="0">
    <w:nsid w:val="0A562BB0"/>
    <w:multiLevelType w:val="multilevel"/>
    <w:tmpl w:val="7480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947F28"/>
    <w:multiLevelType w:val="multilevel"/>
    <w:tmpl w:val="E048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EC0B70"/>
    <w:multiLevelType w:val="multilevel"/>
    <w:tmpl w:val="ECB8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8532BD"/>
    <w:multiLevelType w:val="multilevel"/>
    <w:tmpl w:val="92A8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58379F"/>
    <w:multiLevelType w:val="multilevel"/>
    <w:tmpl w:val="1E14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330155"/>
    <w:multiLevelType w:val="multilevel"/>
    <w:tmpl w:val="895A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F1109A"/>
    <w:multiLevelType w:val="hybridMultilevel"/>
    <w:tmpl w:val="CD942022"/>
    <w:lvl w:ilvl="0" w:tplc="B53E94E2">
      <w:numFmt w:val="bullet"/>
      <w:lvlText w:val="-"/>
      <w:lvlJc w:val="left"/>
      <w:pPr>
        <w:tabs>
          <w:tab w:val="num" w:pos="1200"/>
        </w:tabs>
        <w:ind w:left="1200" w:hanging="360"/>
      </w:pPr>
      <w:rPr>
        <w:rFonts w:ascii="Times New Roman" w:eastAsia="Batang"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1ED86BDD"/>
    <w:multiLevelType w:val="hybridMultilevel"/>
    <w:tmpl w:val="BE3A62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1190319"/>
    <w:multiLevelType w:val="hybridMultilevel"/>
    <w:tmpl w:val="0C7AF430"/>
    <w:lvl w:ilvl="0" w:tplc="08090001">
      <w:start w:val="1"/>
      <w:numFmt w:val="bullet"/>
      <w:lvlText w:val=""/>
      <w:lvlJc w:val="left"/>
      <w:pPr>
        <w:tabs>
          <w:tab w:val="num" w:pos="5040"/>
        </w:tabs>
        <w:ind w:left="5040" w:hanging="360"/>
      </w:pPr>
      <w:rPr>
        <w:rFonts w:ascii="Symbol" w:hAnsi="Symbol" w:hint="default"/>
      </w:rPr>
    </w:lvl>
    <w:lvl w:ilvl="1" w:tplc="08090003" w:tentative="1">
      <w:start w:val="1"/>
      <w:numFmt w:val="bullet"/>
      <w:lvlText w:val="o"/>
      <w:lvlJc w:val="left"/>
      <w:pPr>
        <w:tabs>
          <w:tab w:val="num" w:pos="5760"/>
        </w:tabs>
        <w:ind w:left="5760" w:hanging="360"/>
      </w:pPr>
      <w:rPr>
        <w:rFonts w:ascii="Courier New" w:hAnsi="Courier New" w:cs="Courier New" w:hint="default"/>
      </w:rPr>
    </w:lvl>
    <w:lvl w:ilvl="2" w:tplc="08090005" w:tentative="1">
      <w:start w:val="1"/>
      <w:numFmt w:val="bullet"/>
      <w:lvlText w:val=""/>
      <w:lvlJc w:val="left"/>
      <w:pPr>
        <w:tabs>
          <w:tab w:val="num" w:pos="6480"/>
        </w:tabs>
        <w:ind w:left="6480" w:hanging="360"/>
      </w:pPr>
      <w:rPr>
        <w:rFonts w:ascii="Wingdings" w:hAnsi="Wingdings" w:hint="default"/>
      </w:rPr>
    </w:lvl>
    <w:lvl w:ilvl="3" w:tplc="08090001" w:tentative="1">
      <w:start w:val="1"/>
      <w:numFmt w:val="bullet"/>
      <w:lvlText w:val=""/>
      <w:lvlJc w:val="left"/>
      <w:pPr>
        <w:tabs>
          <w:tab w:val="num" w:pos="7200"/>
        </w:tabs>
        <w:ind w:left="7200" w:hanging="360"/>
      </w:pPr>
      <w:rPr>
        <w:rFonts w:ascii="Symbol" w:hAnsi="Symbol" w:hint="default"/>
      </w:rPr>
    </w:lvl>
    <w:lvl w:ilvl="4" w:tplc="08090003" w:tentative="1">
      <w:start w:val="1"/>
      <w:numFmt w:val="bullet"/>
      <w:lvlText w:val="o"/>
      <w:lvlJc w:val="left"/>
      <w:pPr>
        <w:tabs>
          <w:tab w:val="num" w:pos="7920"/>
        </w:tabs>
        <w:ind w:left="7920" w:hanging="360"/>
      </w:pPr>
      <w:rPr>
        <w:rFonts w:ascii="Courier New" w:hAnsi="Courier New" w:cs="Courier New" w:hint="default"/>
      </w:rPr>
    </w:lvl>
    <w:lvl w:ilvl="5" w:tplc="08090005" w:tentative="1">
      <w:start w:val="1"/>
      <w:numFmt w:val="bullet"/>
      <w:lvlText w:val=""/>
      <w:lvlJc w:val="left"/>
      <w:pPr>
        <w:tabs>
          <w:tab w:val="num" w:pos="8640"/>
        </w:tabs>
        <w:ind w:left="8640" w:hanging="360"/>
      </w:pPr>
      <w:rPr>
        <w:rFonts w:ascii="Wingdings" w:hAnsi="Wingdings" w:hint="default"/>
      </w:rPr>
    </w:lvl>
    <w:lvl w:ilvl="6" w:tplc="08090001" w:tentative="1">
      <w:start w:val="1"/>
      <w:numFmt w:val="bullet"/>
      <w:lvlText w:val=""/>
      <w:lvlJc w:val="left"/>
      <w:pPr>
        <w:tabs>
          <w:tab w:val="num" w:pos="9360"/>
        </w:tabs>
        <w:ind w:left="9360" w:hanging="360"/>
      </w:pPr>
      <w:rPr>
        <w:rFonts w:ascii="Symbol" w:hAnsi="Symbol" w:hint="default"/>
      </w:rPr>
    </w:lvl>
    <w:lvl w:ilvl="7" w:tplc="08090003" w:tentative="1">
      <w:start w:val="1"/>
      <w:numFmt w:val="bullet"/>
      <w:lvlText w:val="o"/>
      <w:lvlJc w:val="left"/>
      <w:pPr>
        <w:tabs>
          <w:tab w:val="num" w:pos="10080"/>
        </w:tabs>
        <w:ind w:left="10080" w:hanging="360"/>
      </w:pPr>
      <w:rPr>
        <w:rFonts w:ascii="Courier New" w:hAnsi="Courier New" w:cs="Courier New" w:hint="default"/>
      </w:rPr>
    </w:lvl>
    <w:lvl w:ilvl="8" w:tplc="08090005" w:tentative="1">
      <w:start w:val="1"/>
      <w:numFmt w:val="bullet"/>
      <w:lvlText w:val=""/>
      <w:lvlJc w:val="left"/>
      <w:pPr>
        <w:tabs>
          <w:tab w:val="num" w:pos="10800"/>
        </w:tabs>
        <w:ind w:left="10800" w:hanging="360"/>
      </w:pPr>
      <w:rPr>
        <w:rFonts w:ascii="Wingdings" w:hAnsi="Wingdings" w:hint="default"/>
      </w:rPr>
    </w:lvl>
  </w:abstractNum>
  <w:abstractNum w:abstractNumId="17" w15:restartNumberingAfterBreak="0">
    <w:nsid w:val="26C929C9"/>
    <w:multiLevelType w:val="multilevel"/>
    <w:tmpl w:val="8CB6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DE4FF3"/>
    <w:multiLevelType w:val="multilevel"/>
    <w:tmpl w:val="E5E4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387894"/>
    <w:multiLevelType w:val="multilevel"/>
    <w:tmpl w:val="1562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E162AD"/>
    <w:multiLevelType w:val="multilevel"/>
    <w:tmpl w:val="89C603F0"/>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2CF85E8E"/>
    <w:multiLevelType w:val="multilevel"/>
    <w:tmpl w:val="93F0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8C079E"/>
    <w:multiLevelType w:val="hybridMultilevel"/>
    <w:tmpl w:val="BDC268B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3A04437"/>
    <w:multiLevelType w:val="multilevel"/>
    <w:tmpl w:val="75A8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AC7A6A"/>
    <w:multiLevelType w:val="multilevel"/>
    <w:tmpl w:val="27AA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C6732F"/>
    <w:multiLevelType w:val="multilevel"/>
    <w:tmpl w:val="4D5A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BC1E1F"/>
    <w:multiLevelType w:val="hybridMultilevel"/>
    <w:tmpl w:val="53F42128"/>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3C216BDF"/>
    <w:multiLevelType w:val="multilevel"/>
    <w:tmpl w:val="EEF83A1A"/>
    <w:lvl w:ilvl="0">
      <w:start w:val="1"/>
      <w:numFmt w:val="decimal"/>
      <w:lvlText w:val="%1."/>
      <w:lvlJc w:val="left"/>
      <w:pPr>
        <w:tabs>
          <w:tab w:val="num" w:pos="360"/>
        </w:tabs>
        <w:ind w:left="360" w:hanging="360"/>
      </w:p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15:restartNumberingAfterBreak="0">
    <w:nsid w:val="3D6B6185"/>
    <w:multiLevelType w:val="multilevel"/>
    <w:tmpl w:val="FD1E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031051"/>
    <w:multiLevelType w:val="multilevel"/>
    <w:tmpl w:val="2886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7635BF"/>
    <w:multiLevelType w:val="multilevel"/>
    <w:tmpl w:val="39DA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3571BF"/>
    <w:multiLevelType w:val="hybridMultilevel"/>
    <w:tmpl w:val="D65883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B76B3E"/>
    <w:multiLevelType w:val="hybridMultilevel"/>
    <w:tmpl w:val="D9807E28"/>
    <w:lvl w:ilvl="0" w:tplc="08090001">
      <w:start w:val="1"/>
      <w:numFmt w:val="bullet"/>
      <w:lvlText w:val=""/>
      <w:lvlJc w:val="left"/>
      <w:pPr>
        <w:tabs>
          <w:tab w:val="num" w:pos="5040"/>
        </w:tabs>
        <w:ind w:left="5040" w:hanging="360"/>
      </w:pPr>
      <w:rPr>
        <w:rFonts w:ascii="Symbol" w:hAnsi="Symbol" w:hint="default"/>
      </w:rPr>
    </w:lvl>
    <w:lvl w:ilvl="1" w:tplc="08090003" w:tentative="1">
      <w:start w:val="1"/>
      <w:numFmt w:val="bullet"/>
      <w:lvlText w:val="o"/>
      <w:lvlJc w:val="left"/>
      <w:pPr>
        <w:tabs>
          <w:tab w:val="num" w:pos="5760"/>
        </w:tabs>
        <w:ind w:left="5760" w:hanging="360"/>
      </w:pPr>
      <w:rPr>
        <w:rFonts w:ascii="Courier New" w:hAnsi="Courier New" w:cs="Courier New" w:hint="default"/>
      </w:rPr>
    </w:lvl>
    <w:lvl w:ilvl="2" w:tplc="08090005" w:tentative="1">
      <w:start w:val="1"/>
      <w:numFmt w:val="bullet"/>
      <w:lvlText w:val=""/>
      <w:lvlJc w:val="left"/>
      <w:pPr>
        <w:tabs>
          <w:tab w:val="num" w:pos="6480"/>
        </w:tabs>
        <w:ind w:left="6480" w:hanging="360"/>
      </w:pPr>
      <w:rPr>
        <w:rFonts w:ascii="Wingdings" w:hAnsi="Wingdings" w:hint="default"/>
      </w:rPr>
    </w:lvl>
    <w:lvl w:ilvl="3" w:tplc="08090001" w:tentative="1">
      <w:start w:val="1"/>
      <w:numFmt w:val="bullet"/>
      <w:lvlText w:val=""/>
      <w:lvlJc w:val="left"/>
      <w:pPr>
        <w:tabs>
          <w:tab w:val="num" w:pos="7200"/>
        </w:tabs>
        <w:ind w:left="7200" w:hanging="360"/>
      </w:pPr>
      <w:rPr>
        <w:rFonts w:ascii="Symbol" w:hAnsi="Symbol" w:hint="default"/>
      </w:rPr>
    </w:lvl>
    <w:lvl w:ilvl="4" w:tplc="08090003" w:tentative="1">
      <w:start w:val="1"/>
      <w:numFmt w:val="bullet"/>
      <w:lvlText w:val="o"/>
      <w:lvlJc w:val="left"/>
      <w:pPr>
        <w:tabs>
          <w:tab w:val="num" w:pos="7920"/>
        </w:tabs>
        <w:ind w:left="7920" w:hanging="360"/>
      </w:pPr>
      <w:rPr>
        <w:rFonts w:ascii="Courier New" w:hAnsi="Courier New" w:cs="Courier New" w:hint="default"/>
      </w:rPr>
    </w:lvl>
    <w:lvl w:ilvl="5" w:tplc="08090005" w:tentative="1">
      <w:start w:val="1"/>
      <w:numFmt w:val="bullet"/>
      <w:lvlText w:val=""/>
      <w:lvlJc w:val="left"/>
      <w:pPr>
        <w:tabs>
          <w:tab w:val="num" w:pos="8640"/>
        </w:tabs>
        <w:ind w:left="8640" w:hanging="360"/>
      </w:pPr>
      <w:rPr>
        <w:rFonts w:ascii="Wingdings" w:hAnsi="Wingdings" w:hint="default"/>
      </w:rPr>
    </w:lvl>
    <w:lvl w:ilvl="6" w:tplc="08090001" w:tentative="1">
      <w:start w:val="1"/>
      <w:numFmt w:val="bullet"/>
      <w:lvlText w:val=""/>
      <w:lvlJc w:val="left"/>
      <w:pPr>
        <w:tabs>
          <w:tab w:val="num" w:pos="9360"/>
        </w:tabs>
        <w:ind w:left="9360" w:hanging="360"/>
      </w:pPr>
      <w:rPr>
        <w:rFonts w:ascii="Symbol" w:hAnsi="Symbol" w:hint="default"/>
      </w:rPr>
    </w:lvl>
    <w:lvl w:ilvl="7" w:tplc="08090003" w:tentative="1">
      <w:start w:val="1"/>
      <w:numFmt w:val="bullet"/>
      <w:lvlText w:val="o"/>
      <w:lvlJc w:val="left"/>
      <w:pPr>
        <w:tabs>
          <w:tab w:val="num" w:pos="10080"/>
        </w:tabs>
        <w:ind w:left="10080" w:hanging="360"/>
      </w:pPr>
      <w:rPr>
        <w:rFonts w:ascii="Courier New" w:hAnsi="Courier New" w:cs="Courier New" w:hint="default"/>
      </w:rPr>
    </w:lvl>
    <w:lvl w:ilvl="8" w:tplc="08090005" w:tentative="1">
      <w:start w:val="1"/>
      <w:numFmt w:val="bullet"/>
      <w:lvlText w:val=""/>
      <w:lvlJc w:val="left"/>
      <w:pPr>
        <w:tabs>
          <w:tab w:val="num" w:pos="10800"/>
        </w:tabs>
        <w:ind w:left="10800" w:hanging="360"/>
      </w:pPr>
      <w:rPr>
        <w:rFonts w:ascii="Wingdings" w:hAnsi="Wingdings" w:hint="default"/>
      </w:rPr>
    </w:lvl>
  </w:abstractNum>
  <w:abstractNum w:abstractNumId="33" w15:restartNumberingAfterBreak="0">
    <w:nsid w:val="5198099E"/>
    <w:multiLevelType w:val="hybridMultilevel"/>
    <w:tmpl w:val="8B78EA88"/>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4" w15:restartNumberingAfterBreak="0">
    <w:nsid w:val="57615E6B"/>
    <w:multiLevelType w:val="multilevel"/>
    <w:tmpl w:val="E1E8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6C4062"/>
    <w:multiLevelType w:val="multilevel"/>
    <w:tmpl w:val="5E7A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455152"/>
    <w:multiLevelType w:val="multilevel"/>
    <w:tmpl w:val="206E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093759"/>
    <w:multiLevelType w:val="multilevel"/>
    <w:tmpl w:val="FED4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E860EA"/>
    <w:multiLevelType w:val="hybridMultilevel"/>
    <w:tmpl w:val="D4401F78"/>
    <w:lvl w:ilvl="0" w:tplc="B53E94E2">
      <w:numFmt w:val="bullet"/>
      <w:lvlText w:val="-"/>
      <w:lvlJc w:val="left"/>
      <w:pPr>
        <w:tabs>
          <w:tab w:val="num" w:pos="1200"/>
        </w:tabs>
        <w:ind w:left="1200" w:hanging="360"/>
      </w:pPr>
      <w:rPr>
        <w:rFonts w:ascii="Times New Roman" w:eastAsia="Batang"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9" w15:restartNumberingAfterBreak="0">
    <w:nsid w:val="69B34327"/>
    <w:multiLevelType w:val="multilevel"/>
    <w:tmpl w:val="D070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0E431F"/>
    <w:multiLevelType w:val="multilevel"/>
    <w:tmpl w:val="9954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2E60F1"/>
    <w:multiLevelType w:val="multilevel"/>
    <w:tmpl w:val="9BE4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C03C5E"/>
    <w:multiLevelType w:val="hybridMultilevel"/>
    <w:tmpl w:val="47D2D7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1A91E9B"/>
    <w:multiLevelType w:val="multilevel"/>
    <w:tmpl w:val="B906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721E38"/>
    <w:multiLevelType w:val="multilevel"/>
    <w:tmpl w:val="0A16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0F3309"/>
    <w:multiLevelType w:val="multilevel"/>
    <w:tmpl w:val="1626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AB0BF0"/>
    <w:multiLevelType w:val="hybridMultilevel"/>
    <w:tmpl w:val="470AC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9AA3005"/>
    <w:multiLevelType w:val="multilevel"/>
    <w:tmpl w:val="F4F6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2915A2"/>
    <w:multiLevelType w:val="multilevel"/>
    <w:tmpl w:val="4936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5F1426"/>
    <w:multiLevelType w:val="multilevel"/>
    <w:tmpl w:val="5D4C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182405">
    <w:abstractNumId w:val="7"/>
  </w:num>
  <w:num w:numId="2" w16cid:durableId="245655078">
    <w:abstractNumId w:val="27"/>
  </w:num>
  <w:num w:numId="3" w16cid:durableId="516314348">
    <w:abstractNumId w:val="4"/>
  </w:num>
  <w:num w:numId="4" w16cid:durableId="467479382">
    <w:abstractNumId w:val="20"/>
  </w:num>
  <w:num w:numId="5" w16cid:durableId="906115302">
    <w:abstractNumId w:val="14"/>
  </w:num>
  <w:num w:numId="6" w16cid:durableId="487597651">
    <w:abstractNumId w:val="38"/>
  </w:num>
  <w:num w:numId="7" w16cid:durableId="1995798985">
    <w:abstractNumId w:val="26"/>
  </w:num>
  <w:num w:numId="8" w16cid:durableId="1603298065">
    <w:abstractNumId w:val="6"/>
  </w:num>
  <w:num w:numId="9" w16cid:durableId="1418331436">
    <w:abstractNumId w:val="15"/>
  </w:num>
  <w:num w:numId="10" w16cid:durableId="376590035">
    <w:abstractNumId w:val="42"/>
  </w:num>
  <w:num w:numId="11" w16cid:durableId="852888574">
    <w:abstractNumId w:val="22"/>
  </w:num>
  <w:num w:numId="12" w16cid:durableId="1187869061">
    <w:abstractNumId w:val="16"/>
  </w:num>
  <w:num w:numId="13" w16cid:durableId="1548103961">
    <w:abstractNumId w:val="32"/>
  </w:num>
  <w:num w:numId="14" w16cid:durableId="1183476778">
    <w:abstractNumId w:val="0"/>
  </w:num>
  <w:num w:numId="15" w16cid:durableId="1445535426">
    <w:abstractNumId w:val="33"/>
  </w:num>
  <w:num w:numId="16" w16cid:durableId="1067460817">
    <w:abstractNumId w:val="1"/>
  </w:num>
  <w:num w:numId="17" w16cid:durableId="644091264">
    <w:abstractNumId w:val="36"/>
  </w:num>
  <w:num w:numId="18" w16cid:durableId="262884814">
    <w:abstractNumId w:val="24"/>
  </w:num>
  <w:num w:numId="19" w16cid:durableId="695279846">
    <w:abstractNumId w:val="12"/>
  </w:num>
  <w:num w:numId="20" w16cid:durableId="1490513367">
    <w:abstractNumId w:val="28"/>
  </w:num>
  <w:num w:numId="21" w16cid:durableId="719398201">
    <w:abstractNumId w:val="41"/>
  </w:num>
  <w:num w:numId="22" w16cid:durableId="987786607">
    <w:abstractNumId w:val="35"/>
  </w:num>
  <w:num w:numId="23" w16cid:durableId="2137793163">
    <w:abstractNumId w:val="39"/>
  </w:num>
  <w:num w:numId="24" w16cid:durableId="1448156127">
    <w:abstractNumId w:val="48"/>
  </w:num>
  <w:num w:numId="25" w16cid:durableId="1698461525">
    <w:abstractNumId w:val="2"/>
  </w:num>
  <w:num w:numId="26" w16cid:durableId="1087115524">
    <w:abstractNumId w:val="45"/>
  </w:num>
  <w:num w:numId="27" w16cid:durableId="1869371832">
    <w:abstractNumId w:val="11"/>
  </w:num>
  <w:num w:numId="28" w16cid:durableId="883561879">
    <w:abstractNumId w:val="3"/>
  </w:num>
  <w:num w:numId="29" w16cid:durableId="158740355">
    <w:abstractNumId w:val="8"/>
  </w:num>
  <w:num w:numId="30" w16cid:durableId="1943490565">
    <w:abstractNumId w:val="18"/>
  </w:num>
  <w:num w:numId="31" w16cid:durableId="57869846">
    <w:abstractNumId w:val="17"/>
  </w:num>
  <w:num w:numId="32" w16cid:durableId="889003391">
    <w:abstractNumId w:val="13"/>
  </w:num>
  <w:num w:numId="33" w16cid:durableId="1262295113">
    <w:abstractNumId w:val="21"/>
  </w:num>
  <w:num w:numId="34" w16cid:durableId="1779057304">
    <w:abstractNumId w:val="30"/>
  </w:num>
  <w:num w:numId="35" w16cid:durableId="1905337770">
    <w:abstractNumId w:val="49"/>
  </w:num>
  <w:num w:numId="36" w16cid:durableId="402993189">
    <w:abstractNumId w:val="9"/>
  </w:num>
  <w:num w:numId="37" w16cid:durableId="304966365">
    <w:abstractNumId w:val="47"/>
  </w:num>
  <w:num w:numId="38" w16cid:durableId="146557515">
    <w:abstractNumId w:val="43"/>
  </w:num>
  <w:num w:numId="39" w16cid:durableId="135412123">
    <w:abstractNumId w:val="37"/>
  </w:num>
  <w:num w:numId="40" w16cid:durableId="1381856876">
    <w:abstractNumId w:val="19"/>
  </w:num>
  <w:num w:numId="41" w16cid:durableId="1777553679">
    <w:abstractNumId w:val="40"/>
  </w:num>
  <w:num w:numId="42" w16cid:durableId="1285044363">
    <w:abstractNumId w:val="5"/>
  </w:num>
  <w:num w:numId="43" w16cid:durableId="142434259">
    <w:abstractNumId w:val="44"/>
  </w:num>
  <w:num w:numId="44" w16cid:durableId="2082628768">
    <w:abstractNumId w:val="29"/>
  </w:num>
  <w:num w:numId="45" w16cid:durableId="393164378">
    <w:abstractNumId w:val="10"/>
  </w:num>
  <w:num w:numId="46" w16cid:durableId="634068200">
    <w:abstractNumId w:val="34"/>
  </w:num>
  <w:num w:numId="47" w16cid:durableId="796139349">
    <w:abstractNumId w:val="25"/>
  </w:num>
  <w:num w:numId="48" w16cid:durableId="1088887674">
    <w:abstractNumId w:val="23"/>
  </w:num>
  <w:num w:numId="49" w16cid:durableId="163056673">
    <w:abstractNumId w:val="46"/>
  </w:num>
  <w:num w:numId="50" w16cid:durableId="105277465">
    <w:abstractNumId w:val="31"/>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lagoj Ristevski">
    <w15:presenceInfo w15:providerId="None" w15:userId="Blagoj Ristevsk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4FF"/>
    <w:rsid w:val="00005E42"/>
    <w:rsid w:val="00011060"/>
    <w:rsid w:val="00032D2A"/>
    <w:rsid w:val="00045CD3"/>
    <w:rsid w:val="0005662C"/>
    <w:rsid w:val="00071236"/>
    <w:rsid w:val="0007630E"/>
    <w:rsid w:val="00077432"/>
    <w:rsid w:val="000A11D5"/>
    <w:rsid w:val="000B0B78"/>
    <w:rsid w:val="000B2B11"/>
    <w:rsid w:val="000C1009"/>
    <w:rsid w:val="000C1557"/>
    <w:rsid w:val="000C4C36"/>
    <w:rsid w:val="000D1EF7"/>
    <w:rsid w:val="000E3C9B"/>
    <w:rsid w:val="000F12CA"/>
    <w:rsid w:val="000F194B"/>
    <w:rsid w:val="00126F8E"/>
    <w:rsid w:val="001275F7"/>
    <w:rsid w:val="001551AD"/>
    <w:rsid w:val="001558AF"/>
    <w:rsid w:val="00161F79"/>
    <w:rsid w:val="00162D48"/>
    <w:rsid w:val="00170031"/>
    <w:rsid w:val="001700FB"/>
    <w:rsid w:val="001748F6"/>
    <w:rsid w:val="001818BE"/>
    <w:rsid w:val="00190FD1"/>
    <w:rsid w:val="001A63C7"/>
    <w:rsid w:val="001B1FFB"/>
    <w:rsid w:val="001B4455"/>
    <w:rsid w:val="001D2843"/>
    <w:rsid w:val="001D3420"/>
    <w:rsid w:val="001D4B2E"/>
    <w:rsid w:val="001F002A"/>
    <w:rsid w:val="001F32E1"/>
    <w:rsid w:val="001F45F6"/>
    <w:rsid w:val="0020161A"/>
    <w:rsid w:val="00220EFF"/>
    <w:rsid w:val="00221249"/>
    <w:rsid w:val="00225EAC"/>
    <w:rsid w:val="002601B7"/>
    <w:rsid w:val="00264F14"/>
    <w:rsid w:val="002705EF"/>
    <w:rsid w:val="00273F8D"/>
    <w:rsid w:val="002744FF"/>
    <w:rsid w:val="0028237A"/>
    <w:rsid w:val="00292747"/>
    <w:rsid w:val="002B1B61"/>
    <w:rsid w:val="002C7A5A"/>
    <w:rsid w:val="002D0BCF"/>
    <w:rsid w:val="002F09F0"/>
    <w:rsid w:val="002F2B7B"/>
    <w:rsid w:val="003242EE"/>
    <w:rsid w:val="00336AC8"/>
    <w:rsid w:val="0034639D"/>
    <w:rsid w:val="0034794D"/>
    <w:rsid w:val="00371D80"/>
    <w:rsid w:val="003A0342"/>
    <w:rsid w:val="003A222D"/>
    <w:rsid w:val="003A2FE3"/>
    <w:rsid w:val="003B4B23"/>
    <w:rsid w:val="003D64B7"/>
    <w:rsid w:val="003E3C94"/>
    <w:rsid w:val="0040159D"/>
    <w:rsid w:val="00401F2F"/>
    <w:rsid w:val="00405A8A"/>
    <w:rsid w:val="00420450"/>
    <w:rsid w:val="004213B7"/>
    <w:rsid w:val="0042506F"/>
    <w:rsid w:val="004268D0"/>
    <w:rsid w:val="004328C7"/>
    <w:rsid w:val="0044071A"/>
    <w:rsid w:val="0044185D"/>
    <w:rsid w:val="00450810"/>
    <w:rsid w:val="0045746C"/>
    <w:rsid w:val="00465A19"/>
    <w:rsid w:val="004769C8"/>
    <w:rsid w:val="004958A9"/>
    <w:rsid w:val="004A3902"/>
    <w:rsid w:val="004B1FD0"/>
    <w:rsid w:val="004C199E"/>
    <w:rsid w:val="004E6355"/>
    <w:rsid w:val="004F39C1"/>
    <w:rsid w:val="004F4BC9"/>
    <w:rsid w:val="00507D51"/>
    <w:rsid w:val="00515475"/>
    <w:rsid w:val="00523B6E"/>
    <w:rsid w:val="00524A47"/>
    <w:rsid w:val="00525E19"/>
    <w:rsid w:val="005317BE"/>
    <w:rsid w:val="00531B62"/>
    <w:rsid w:val="0053415E"/>
    <w:rsid w:val="0054623D"/>
    <w:rsid w:val="0054792E"/>
    <w:rsid w:val="00552E79"/>
    <w:rsid w:val="00561098"/>
    <w:rsid w:val="005643D3"/>
    <w:rsid w:val="0056505D"/>
    <w:rsid w:val="00572DC9"/>
    <w:rsid w:val="0058698E"/>
    <w:rsid w:val="00587906"/>
    <w:rsid w:val="005A27F4"/>
    <w:rsid w:val="005B746E"/>
    <w:rsid w:val="005C2AD3"/>
    <w:rsid w:val="005C7E7C"/>
    <w:rsid w:val="005F38BE"/>
    <w:rsid w:val="00602783"/>
    <w:rsid w:val="0060577B"/>
    <w:rsid w:val="0061146F"/>
    <w:rsid w:val="00612388"/>
    <w:rsid w:val="006133A2"/>
    <w:rsid w:val="0062192D"/>
    <w:rsid w:val="00631D81"/>
    <w:rsid w:val="0063404B"/>
    <w:rsid w:val="00640323"/>
    <w:rsid w:val="00643E8C"/>
    <w:rsid w:val="0065003E"/>
    <w:rsid w:val="00654899"/>
    <w:rsid w:val="00654E7B"/>
    <w:rsid w:val="00671F31"/>
    <w:rsid w:val="006772A9"/>
    <w:rsid w:val="00684ADD"/>
    <w:rsid w:val="00684DD1"/>
    <w:rsid w:val="006922BB"/>
    <w:rsid w:val="006A23FB"/>
    <w:rsid w:val="006C7A89"/>
    <w:rsid w:val="006F416E"/>
    <w:rsid w:val="006F58AA"/>
    <w:rsid w:val="007022B6"/>
    <w:rsid w:val="007176ED"/>
    <w:rsid w:val="007200A2"/>
    <w:rsid w:val="0072327B"/>
    <w:rsid w:val="0072473E"/>
    <w:rsid w:val="00732FB5"/>
    <w:rsid w:val="00736A2E"/>
    <w:rsid w:val="00737404"/>
    <w:rsid w:val="00742719"/>
    <w:rsid w:val="00761474"/>
    <w:rsid w:val="007636A9"/>
    <w:rsid w:val="007715E2"/>
    <w:rsid w:val="007A60E7"/>
    <w:rsid w:val="007A7F10"/>
    <w:rsid w:val="007C3C4E"/>
    <w:rsid w:val="007C4B7F"/>
    <w:rsid w:val="007D238A"/>
    <w:rsid w:val="007D4CC5"/>
    <w:rsid w:val="007E1038"/>
    <w:rsid w:val="007E7A99"/>
    <w:rsid w:val="007F0C36"/>
    <w:rsid w:val="007F7933"/>
    <w:rsid w:val="0081314D"/>
    <w:rsid w:val="0082423B"/>
    <w:rsid w:val="0082475C"/>
    <w:rsid w:val="008260EF"/>
    <w:rsid w:val="0083548B"/>
    <w:rsid w:val="008524F5"/>
    <w:rsid w:val="00860CCB"/>
    <w:rsid w:val="00861937"/>
    <w:rsid w:val="0088499E"/>
    <w:rsid w:val="008854ED"/>
    <w:rsid w:val="00887E60"/>
    <w:rsid w:val="00896D83"/>
    <w:rsid w:val="008A1946"/>
    <w:rsid w:val="008A3066"/>
    <w:rsid w:val="008A36B2"/>
    <w:rsid w:val="008A3AB0"/>
    <w:rsid w:val="008B5D4D"/>
    <w:rsid w:val="008B7AC0"/>
    <w:rsid w:val="008C18B5"/>
    <w:rsid w:val="008C5AD0"/>
    <w:rsid w:val="008D407A"/>
    <w:rsid w:val="008F7609"/>
    <w:rsid w:val="009003DC"/>
    <w:rsid w:val="00900833"/>
    <w:rsid w:val="00903EA8"/>
    <w:rsid w:val="00911B6E"/>
    <w:rsid w:val="00941889"/>
    <w:rsid w:val="0095069C"/>
    <w:rsid w:val="00956AF8"/>
    <w:rsid w:val="00980A03"/>
    <w:rsid w:val="00985618"/>
    <w:rsid w:val="009A525C"/>
    <w:rsid w:val="009B0851"/>
    <w:rsid w:val="009B0918"/>
    <w:rsid w:val="009B30FC"/>
    <w:rsid w:val="009C1976"/>
    <w:rsid w:val="009C6B98"/>
    <w:rsid w:val="009D1D5B"/>
    <w:rsid w:val="009F0691"/>
    <w:rsid w:val="009F758A"/>
    <w:rsid w:val="009F7B55"/>
    <w:rsid w:val="00A01855"/>
    <w:rsid w:val="00A01BD3"/>
    <w:rsid w:val="00A56D5C"/>
    <w:rsid w:val="00A606FA"/>
    <w:rsid w:val="00A642B6"/>
    <w:rsid w:val="00A64EAB"/>
    <w:rsid w:val="00A7100A"/>
    <w:rsid w:val="00A81BC1"/>
    <w:rsid w:val="00A84C75"/>
    <w:rsid w:val="00A955CE"/>
    <w:rsid w:val="00AA0D8D"/>
    <w:rsid w:val="00AB3238"/>
    <w:rsid w:val="00AB48F5"/>
    <w:rsid w:val="00AB582F"/>
    <w:rsid w:val="00AB680B"/>
    <w:rsid w:val="00AD3C28"/>
    <w:rsid w:val="00AF1E14"/>
    <w:rsid w:val="00AF7C34"/>
    <w:rsid w:val="00B04E49"/>
    <w:rsid w:val="00B10B6E"/>
    <w:rsid w:val="00B135C6"/>
    <w:rsid w:val="00B136B4"/>
    <w:rsid w:val="00B20FEC"/>
    <w:rsid w:val="00B3170B"/>
    <w:rsid w:val="00B332E3"/>
    <w:rsid w:val="00B35F92"/>
    <w:rsid w:val="00B408D5"/>
    <w:rsid w:val="00B42870"/>
    <w:rsid w:val="00B46BB4"/>
    <w:rsid w:val="00B475CA"/>
    <w:rsid w:val="00B550CD"/>
    <w:rsid w:val="00B60588"/>
    <w:rsid w:val="00B73C06"/>
    <w:rsid w:val="00B76937"/>
    <w:rsid w:val="00B83F8D"/>
    <w:rsid w:val="00B9678A"/>
    <w:rsid w:val="00BA5CE5"/>
    <w:rsid w:val="00BB467A"/>
    <w:rsid w:val="00BC51E8"/>
    <w:rsid w:val="00BD0029"/>
    <w:rsid w:val="00BD0C36"/>
    <w:rsid w:val="00BD313B"/>
    <w:rsid w:val="00BD5C84"/>
    <w:rsid w:val="00BE4608"/>
    <w:rsid w:val="00BF612D"/>
    <w:rsid w:val="00C2243B"/>
    <w:rsid w:val="00C66023"/>
    <w:rsid w:val="00C6636A"/>
    <w:rsid w:val="00C756EF"/>
    <w:rsid w:val="00C83EEA"/>
    <w:rsid w:val="00C96666"/>
    <w:rsid w:val="00CA0FE4"/>
    <w:rsid w:val="00CA1010"/>
    <w:rsid w:val="00CA22A9"/>
    <w:rsid w:val="00CB350E"/>
    <w:rsid w:val="00CC1973"/>
    <w:rsid w:val="00CC63A7"/>
    <w:rsid w:val="00CC6965"/>
    <w:rsid w:val="00CD2CA3"/>
    <w:rsid w:val="00CE3750"/>
    <w:rsid w:val="00CE3DAD"/>
    <w:rsid w:val="00CE6156"/>
    <w:rsid w:val="00CE79B4"/>
    <w:rsid w:val="00CF0FD1"/>
    <w:rsid w:val="00CF246D"/>
    <w:rsid w:val="00CF4CCB"/>
    <w:rsid w:val="00D15320"/>
    <w:rsid w:val="00D31107"/>
    <w:rsid w:val="00D43637"/>
    <w:rsid w:val="00D46511"/>
    <w:rsid w:val="00D52796"/>
    <w:rsid w:val="00D56011"/>
    <w:rsid w:val="00DA6C15"/>
    <w:rsid w:val="00DC722C"/>
    <w:rsid w:val="00DC7860"/>
    <w:rsid w:val="00DE4F98"/>
    <w:rsid w:val="00DF0B1F"/>
    <w:rsid w:val="00E00488"/>
    <w:rsid w:val="00E01C0E"/>
    <w:rsid w:val="00E13437"/>
    <w:rsid w:val="00E2563D"/>
    <w:rsid w:val="00E26E5B"/>
    <w:rsid w:val="00E3183B"/>
    <w:rsid w:val="00E33E87"/>
    <w:rsid w:val="00E46FD7"/>
    <w:rsid w:val="00E4766A"/>
    <w:rsid w:val="00E54F86"/>
    <w:rsid w:val="00E669F5"/>
    <w:rsid w:val="00E67834"/>
    <w:rsid w:val="00E81479"/>
    <w:rsid w:val="00E92016"/>
    <w:rsid w:val="00E93401"/>
    <w:rsid w:val="00E97013"/>
    <w:rsid w:val="00EB64B9"/>
    <w:rsid w:val="00ED3874"/>
    <w:rsid w:val="00F01C16"/>
    <w:rsid w:val="00F024A3"/>
    <w:rsid w:val="00F02821"/>
    <w:rsid w:val="00F11877"/>
    <w:rsid w:val="00F26DFC"/>
    <w:rsid w:val="00F41943"/>
    <w:rsid w:val="00F43FB7"/>
    <w:rsid w:val="00F4617C"/>
    <w:rsid w:val="00F52234"/>
    <w:rsid w:val="00F6313C"/>
    <w:rsid w:val="00F6597A"/>
    <w:rsid w:val="00F72607"/>
    <w:rsid w:val="00F77DEA"/>
    <w:rsid w:val="00F92965"/>
    <w:rsid w:val="00F932A0"/>
    <w:rsid w:val="00F95EA1"/>
    <w:rsid w:val="00F970B7"/>
    <w:rsid w:val="00FA26A8"/>
    <w:rsid w:val="00FC1054"/>
    <w:rsid w:val="00FE2970"/>
    <w:rsid w:val="00FF3748"/>
    <w:rsid w:val="00FF4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5263E5"/>
  <w15:chartTrackingRefBased/>
  <w15:docId w15:val="{01AE2102-47CE-9548-9974-DABF03FA3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Macedonian Tms" w:hAnsi="Macedonian Tms"/>
      <w:sz w:val="22"/>
    </w:rPr>
  </w:style>
  <w:style w:type="paragraph" w:styleId="Heading1">
    <w:name w:val="heading 1"/>
    <w:basedOn w:val="Normal"/>
    <w:next w:val="Normal"/>
    <w:qFormat/>
    <w:pPr>
      <w:keepNext/>
      <w:jc w:val="center"/>
      <w:outlineLvl w:val="0"/>
    </w:pPr>
    <w:rPr>
      <w:b/>
      <w:i/>
    </w:rPr>
  </w:style>
  <w:style w:type="paragraph" w:styleId="Heading2">
    <w:name w:val="heading 2"/>
    <w:basedOn w:val="Normal"/>
    <w:next w:val="Normal"/>
    <w:qFormat/>
    <w:pPr>
      <w:keepNext/>
      <w:jc w:val="center"/>
      <w:outlineLvl w:val="1"/>
    </w:pPr>
    <w:rPr>
      <w:b/>
      <w:sz w:val="36"/>
    </w:rPr>
  </w:style>
  <w:style w:type="paragraph" w:styleId="Heading3">
    <w:name w:val="heading 3"/>
    <w:basedOn w:val="Normal"/>
    <w:next w:val="Normal"/>
    <w:qFormat/>
    <w:pPr>
      <w:keepNext/>
      <w:jc w:val="center"/>
      <w:outlineLvl w:val="2"/>
    </w:pPr>
    <w:rPr>
      <w:sz w:val="28"/>
    </w:rPr>
  </w:style>
  <w:style w:type="paragraph" w:styleId="Heading4">
    <w:name w:val="heading 4"/>
    <w:basedOn w:val="Normal"/>
    <w:next w:val="Normal"/>
    <w:qFormat/>
    <w:pPr>
      <w:keepNext/>
      <w:jc w:val="center"/>
      <w:outlineLvl w:val="3"/>
    </w:pPr>
    <w:rPr>
      <w:sz w:val="32"/>
    </w:rPr>
  </w:style>
  <w:style w:type="paragraph" w:styleId="Heading5">
    <w:name w:val="heading 5"/>
    <w:basedOn w:val="Normal"/>
    <w:next w:val="Normal"/>
    <w:qFormat/>
    <w:pPr>
      <w:keepNext/>
      <w:jc w:val="center"/>
      <w:outlineLvl w:val="4"/>
    </w:pPr>
    <w:rPr>
      <w:b/>
    </w:rPr>
  </w:style>
  <w:style w:type="paragraph" w:styleId="Heading6">
    <w:name w:val="heading 6"/>
    <w:basedOn w:val="Normal"/>
    <w:next w:val="Normal"/>
    <w:qFormat/>
    <w:pPr>
      <w:keepNext/>
      <w:jc w:val="center"/>
      <w:outlineLvl w:val="5"/>
    </w:pPr>
    <w:rPr>
      <w:b/>
      <w:sz w:val="28"/>
    </w:rPr>
  </w:style>
  <w:style w:type="paragraph" w:styleId="Heading7">
    <w:name w:val="heading 7"/>
    <w:basedOn w:val="Normal"/>
    <w:next w:val="Normal"/>
    <w:qFormat/>
    <w:pPr>
      <w:keepNext/>
      <w:outlineLvl w:val="6"/>
    </w:pPr>
    <w:rPr>
      <w:b/>
    </w:rPr>
  </w:style>
  <w:style w:type="paragraph" w:styleId="Heading8">
    <w:name w:val="heading 8"/>
    <w:basedOn w:val="Normal"/>
    <w:next w:val="Normal"/>
    <w:qFormat/>
    <w:pPr>
      <w:keepNext/>
      <w:jc w:val="center"/>
      <w:outlineLvl w:val="7"/>
    </w:pPr>
    <w:rPr>
      <w:b/>
      <w:sz w:val="32"/>
    </w:rPr>
  </w:style>
  <w:style w:type="paragraph" w:styleId="Heading9">
    <w:name w:val="heading 9"/>
    <w:basedOn w:val="Normal"/>
    <w:next w:val="Normal"/>
    <w:qFormat/>
    <w:pPr>
      <w:keepNext/>
      <w:jc w:val="center"/>
      <w:outlineLvl w:val="8"/>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Pr>
      <w:rFonts w:ascii="Courier New" w:hAnsi="Courier New"/>
      <w:sz w:val="20"/>
    </w:rPr>
  </w:style>
  <w:style w:type="paragraph" w:styleId="BodyTextIndent">
    <w:name w:val="Body Text Indent"/>
    <w:basedOn w:val="Normal"/>
    <w:pPr>
      <w:ind w:firstLine="60"/>
    </w:pPr>
    <w:rPr>
      <w:rFonts w:ascii="Times New Roman" w:hAnsi="Times New Roman"/>
    </w:rPr>
  </w:style>
  <w:style w:type="paragraph" w:styleId="BodyTextIndent2">
    <w:name w:val="Body Text Indent 2"/>
    <w:basedOn w:val="Normal"/>
    <w:pPr>
      <w:ind w:left="1134" w:hanging="1134"/>
    </w:pPr>
  </w:style>
  <w:style w:type="paragraph" w:styleId="BodyTextIndent3">
    <w:name w:val="Body Text Indent 3"/>
    <w:basedOn w:val="Normal"/>
    <w:pPr>
      <w:ind w:left="567" w:hanging="567"/>
    </w:pPr>
  </w:style>
  <w:style w:type="paragraph" w:styleId="BodyText">
    <w:name w:val="Body Text"/>
    <w:basedOn w:val="Normal"/>
    <w:pPr>
      <w:jc w:val="center"/>
    </w:pPr>
    <w:rPr>
      <w:b/>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Title">
    <w:name w:val="Title"/>
    <w:basedOn w:val="Normal"/>
    <w:qFormat/>
    <w:pPr>
      <w:jc w:val="center"/>
    </w:pPr>
    <w:rPr>
      <w:b/>
      <w:sz w:val="28"/>
    </w:rPr>
  </w:style>
  <w:style w:type="paragraph" w:styleId="Subtitle">
    <w:name w:val="Subtitle"/>
    <w:basedOn w:val="Normal"/>
    <w:qFormat/>
    <w:pPr>
      <w:jc w:val="center"/>
    </w:pPr>
    <w:rPr>
      <w:sz w:val="28"/>
      <w:lang w:val="en-GB"/>
    </w:rPr>
  </w:style>
  <w:style w:type="paragraph" w:customStyle="1" w:styleId="Makstil">
    <w:name w:val="Mak stil"/>
    <w:basedOn w:val="Normal"/>
    <w:rsid w:val="009B0851"/>
    <w:rPr>
      <w:rFonts w:ascii="MAC C Times" w:hAnsi="MAC C Times"/>
      <w:szCs w:val="22"/>
      <w:lang w:val="mk-MK"/>
    </w:rPr>
  </w:style>
  <w:style w:type="table" w:styleId="TableGrid">
    <w:name w:val="Table Grid"/>
    <w:basedOn w:val="TableNormal"/>
    <w:rsid w:val="00D46511"/>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1F002A"/>
    <w:rPr>
      <w:color w:val="0000FF"/>
      <w:u w:val="single"/>
    </w:rPr>
  </w:style>
  <w:style w:type="character" w:styleId="Strong">
    <w:name w:val="Strong"/>
    <w:uiPriority w:val="22"/>
    <w:qFormat/>
    <w:rsid w:val="00F26DFC"/>
    <w:rPr>
      <w:b/>
      <w:bCs/>
    </w:rPr>
  </w:style>
  <w:style w:type="paragraph" w:styleId="NormalWeb">
    <w:name w:val="Normal (Web)"/>
    <w:basedOn w:val="Normal"/>
    <w:uiPriority w:val="99"/>
    <w:unhideWhenUsed/>
    <w:rsid w:val="00F26DFC"/>
    <w:pPr>
      <w:spacing w:before="100" w:beforeAutospacing="1" w:after="100" w:afterAutospacing="1"/>
      <w:jc w:val="left"/>
    </w:pPr>
    <w:rPr>
      <w:rFonts w:ascii="Times New Roman" w:hAnsi="Times New Roman"/>
      <w:sz w:val="24"/>
      <w:szCs w:val="24"/>
    </w:rPr>
  </w:style>
  <w:style w:type="character" w:styleId="Emphasis">
    <w:name w:val="Emphasis"/>
    <w:uiPriority w:val="20"/>
    <w:qFormat/>
    <w:rsid w:val="00F26DFC"/>
    <w:rPr>
      <w:i/>
      <w:iCs/>
    </w:rPr>
  </w:style>
  <w:style w:type="character" w:styleId="HTMLCode">
    <w:name w:val="HTML Code"/>
    <w:uiPriority w:val="99"/>
    <w:unhideWhenUsed/>
    <w:rsid w:val="00860CCB"/>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B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HTMLPreformattedChar">
    <w:name w:val="HTML Preformatted Char"/>
    <w:link w:val="HTMLPreformatted"/>
    <w:uiPriority w:val="99"/>
    <w:rsid w:val="003B4B23"/>
    <w:rPr>
      <w:rFonts w:ascii="Courier New" w:hAnsi="Courier New" w:cs="Courier New"/>
    </w:rPr>
  </w:style>
  <w:style w:type="character" w:customStyle="1" w:styleId="hljs-keyword">
    <w:name w:val="hljs-keyword"/>
    <w:basedOn w:val="DefaultParagraphFont"/>
    <w:rsid w:val="003B4B23"/>
  </w:style>
  <w:style w:type="character" w:customStyle="1" w:styleId="hljs-string">
    <w:name w:val="hljs-string"/>
    <w:basedOn w:val="DefaultParagraphFont"/>
    <w:rsid w:val="003B4B23"/>
  </w:style>
  <w:style w:type="table" w:styleId="TableGrid2">
    <w:name w:val="Table Grid 2"/>
    <w:basedOn w:val="TableNormal"/>
    <w:rsid w:val="00E00488"/>
    <w:pPr>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dTable5Dark">
    <w:name w:val="Grid Table 5 Dark"/>
    <w:basedOn w:val="TableNormal"/>
    <w:uiPriority w:val="50"/>
    <w:rsid w:val="00E00488"/>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TableSimple2">
    <w:name w:val="Table Simple 2"/>
    <w:basedOn w:val="TableNormal"/>
    <w:rsid w:val="00E00488"/>
    <w:pPr>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GridLight">
    <w:name w:val="Grid Table Light"/>
    <w:basedOn w:val="TableNormal"/>
    <w:uiPriority w:val="40"/>
    <w:rsid w:val="00E00488"/>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rynqvb">
    <w:name w:val="rynqvb"/>
    <w:basedOn w:val="DefaultParagraphFont"/>
    <w:rsid w:val="00B135C6"/>
  </w:style>
  <w:style w:type="paragraph" w:styleId="TOCHeading">
    <w:name w:val="TOC Heading"/>
    <w:basedOn w:val="Heading1"/>
    <w:next w:val="Normal"/>
    <w:uiPriority w:val="39"/>
    <w:unhideWhenUsed/>
    <w:qFormat/>
    <w:rsid w:val="006772A9"/>
    <w:pPr>
      <w:keepLines/>
      <w:spacing w:before="480" w:line="276" w:lineRule="auto"/>
      <w:jc w:val="left"/>
      <w:outlineLvl w:val="9"/>
    </w:pPr>
    <w:rPr>
      <w:rFonts w:asciiTheme="majorHAnsi" w:eastAsiaTheme="majorEastAsia" w:hAnsiTheme="majorHAnsi" w:cstheme="majorBidi"/>
      <w:bCs/>
      <w:i w:val="0"/>
      <w:color w:val="0F4761" w:themeColor="accent1" w:themeShade="BF"/>
      <w:sz w:val="28"/>
      <w:szCs w:val="28"/>
    </w:rPr>
  </w:style>
  <w:style w:type="paragraph" w:styleId="TOC1">
    <w:name w:val="toc 1"/>
    <w:basedOn w:val="Normal"/>
    <w:next w:val="Normal"/>
    <w:autoRedefine/>
    <w:uiPriority w:val="39"/>
    <w:rsid w:val="006772A9"/>
    <w:pPr>
      <w:spacing w:before="120"/>
      <w:jc w:val="left"/>
    </w:pPr>
    <w:rPr>
      <w:rFonts w:asciiTheme="minorHAnsi" w:hAnsiTheme="minorHAnsi"/>
      <w:b/>
      <w:bCs/>
      <w:i/>
      <w:iCs/>
      <w:sz w:val="24"/>
      <w:szCs w:val="24"/>
    </w:rPr>
  </w:style>
  <w:style w:type="paragraph" w:styleId="TOC2">
    <w:name w:val="toc 2"/>
    <w:basedOn w:val="Normal"/>
    <w:next w:val="Normal"/>
    <w:autoRedefine/>
    <w:uiPriority w:val="39"/>
    <w:rsid w:val="006772A9"/>
    <w:pPr>
      <w:spacing w:before="120"/>
      <w:ind w:left="220"/>
      <w:jc w:val="left"/>
    </w:pPr>
    <w:rPr>
      <w:rFonts w:asciiTheme="minorHAnsi" w:hAnsiTheme="minorHAnsi"/>
      <w:b/>
      <w:bCs/>
      <w:szCs w:val="22"/>
    </w:rPr>
  </w:style>
  <w:style w:type="paragraph" w:styleId="TOC3">
    <w:name w:val="toc 3"/>
    <w:basedOn w:val="Normal"/>
    <w:next w:val="Normal"/>
    <w:autoRedefine/>
    <w:uiPriority w:val="39"/>
    <w:rsid w:val="006772A9"/>
    <w:pPr>
      <w:ind w:left="440"/>
      <w:jc w:val="left"/>
    </w:pPr>
    <w:rPr>
      <w:rFonts w:asciiTheme="minorHAnsi" w:hAnsiTheme="minorHAnsi"/>
      <w:sz w:val="20"/>
    </w:rPr>
  </w:style>
  <w:style w:type="paragraph" w:styleId="TOC4">
    <w:name w:val="toc 4"/>
    <w:basedOn w:val="Normal"/>
    <w:next w:val="Normal"/>
    <w:autoRedefine/>
    <w:rsid w:val="006772A9"/>
    <w:pPr>
      <w:ind w:left="660"/>
      <w:jc w:val="left"/>
    </w:pPr>
    <w:rPr>
      <w:rFonts w:asciiTheme="minorHAnsi" w:hAnsiTheme="minorHAnsi"/>
      <w:sz w:val="20"/>
    </w:rPr>
  </w:style>
  <w:style w:type="paragraph" w:styleId="TOC5">
    <w:name w:val="toc 5"/>
    <w:basedOn w:val="Normal"/>
    <w:next w:val="Normal"/>
    <w:autoRedefine/>
    <w:rsid w:val="006772A9"/>
    <w:pPr>
      <w:ind w:left="880"/>
      <w:jc w:val="left"/>
    </w:pPr>
    <w:rPr>
      <w:rFonts w:asciiTheme="minorHAnsi" w:hAnsiTheme="minorHAnsi"/>
      <w:sz w:val="20"/>
    </w:rPr>
  </w:style>
  <w:style w:type="paragraph" w:styleId="TOC6">
    <w:name w:val="toc 6"/>
    <w:basedOn w:val="Normal"/>
    <w:next w:val="Normal"/>
    <w:autoRedefine/>
    <w:rsid w:val="006772A9"/>
    <w:pPr>
      <w:ind w:left="1100"/>
      <w:jc w:val="left"/>
    </w:pPr>
    <w:rPr>
      <w:rFonts w:asciiTheme="minorHAnsi" w:hAnsiTheme="minorHAnsi"/>
      <w:sz w:val="20"/>
    </w:rPr>
  </w:style>
  <w:style w:type="paragraph" w:styleId="TOC7">
    <w:name w:val="toc 7"/>
    <w:basedOn w:val="Normal"/>
    <w:next w:val="Normal"/>
    <w:autoRedefine/>
    <w:rsid w:val="006772A9"/>
    <w:pPr>
      <w:ind w:left="1320"/>
      <w:jc w:val="left"/>
    </w:pPr>
    <w:rPr>
      <w:rFonts w:asciiTheme="minorHAnsi" w:hAnsiTheme="minorHAnsi"/>
      <w:sz w:val="20"/>
    </w:rPr>
  </w:style>
  <w:style w:type="paragraph" w:styleId="TOC8">
    <w:name w:val="toc 8"/>
    <w:basedOn w:val="Normal"/>
    <w:next w:val="Normal"/>
    <w:autoRedefine/>
    <w:rsid w:val="006772A9"/>
    <w:pPr>
      <w:ind w:left="1540"/>
      <w:jc w:val="left"/>
    </w:pPr>
    <w:rPr>
      <w:rFonts w:asciiTheme="minorHAnsi" w:hAnsiTheme="minorHAnsi"/>
      <w:sz w:val="20"/>
    </w:rPr>
  </w:style>
  <w:style w:type="paragraph" w:styleId="TOC9">
    <w:name w:val="toc 9"/>
    <w:basedOn w:val="Normal"/>
    <w:next w:val="Normal"/>
    <w:autoRedefine/>
    <w:rsid w:val="006772A9"/>
    <w:pPr>
      <w:ind w:left="1760"/>
      <w:jc w:val="left"/>
    </w:pPr>
    <w:rPr>
      <w:rFonts w:asciiTheme="minorHAnsi" w:hAnsiTheme="minorHAnsi"/>
      <w:sz w:val="20"/>
    </w:rPr>
  </w:style>
  <w:style w:type="character" w:styleId="UnresolvedMention">
    <w:name w:val="Unresolved Mention"/>
    <w:basedOn w:val="DefaultParagraphFont"/>
    <w:uiPriority w:val="99"/>
    <w:semiHidden/>
    <w:unhideWhenUsed/>
    <w:rsid w:val="00C756EF"/>
    <w:rPr>
      <w:color w:val="605E5C"/>
      <w:shd w:val="clear" w:color="auto" w:fill="E1DFDD"/>
    </w:rPr>
  </w:style>
  <w:style w:type="paragraph" w:styleId="ListParagraph">
    <w:name w:val="List Paragraph"/>
    <w:basedOn w:val="Normal"/>
    <w:uiPriority w:val="34"/>
    <w:qFormat/>
    <w:rsid w:val="00C756EF"/>
    <w:pPr>
      <w:ind w:left="720"/>
      <w:contextualSpacing/>
    </w:pPr>
  </w:style>
  <w:style w:type="character" w:styleId="FollowedHyperlink">
    <w:name w:val="FollowedHyperlink"/>
    <w:basedOn w:val="DefaultParagraphFont"/>
    <w:rsid w:val="00C756EF"/>
    <w:rPr>
      <w:color w:val="96607D" w:themeColor="followedHyperlink"/>
      <w:u w:val="single"/>
    </w:rPr>
  </w:style>
  <w:style w:type="paragraph" w:styleId="Revision">
    <w:name w:val="Revision"/>
    <w:hidden/>
    <w:uiPriority w:val="99"/>
    <w:semiHidden/>
    <w:rsid w:val="0054623D"/>
    <w:rPr>
      <w:rFonts w:ascii="Macedonian Tms" w:hAnsi="Macedonian Tm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E5F22D-1C4B-0445-9D8D-9080F7546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20</Pages>
  <Words>3843</Words>
  <Characters>21911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REPUBLIKA MAKEDONIJA</vt:lpstr>
    </vt:vector>
  </TitlesOfParts>
  <Company>xxx</Company>
  <LinksUpToDate>false</LinksUpToDate>
  <CharactersWithSpaces>25703</CharactersWithSpaces>
  <SharedDoc>false</SharedDoc>
  <HLinks>
    <vt:vector size="18" baseType="variant">
      <vt:variant>
        <vt:i4>6225935</vt:i4>
      </vt:variant>
      <vt:variant>
        <vt:i4>6</vt:i4>
      </vt:variant>
      <vt:variant>
        <vt:i4>0</vt:i4>
      </vt:variant>
      <vt:variant>
        <vt:i4>5</vt:i4>
      </vt:variant>
      <vt:variant>
        <vt:lpwstr>http://www.iiia.csic.es/</vt:lpwstr>
      </vt:variant>
      <vt:variant>
        <vt:lpwstr/>
      </vt:variant>
      <vt:variant>
        <vt:i4>3801150</vt:i4>
      </vt:variant>
      <vt:variant>
        <vt:i4>3</vt:i4>
      </vt:variant>
      <vt:variant>
        <vt:i4>0</vt:i4>
      </vt:variant>
      <vt:variant>
        <vt:i4>5</vt:i4>
      </vt:variant>
      <vt:variant>
        <vt:lpwstr>http://www.ai.mit.edu/people/brooks/brooks.html</vt:lpwstr>
      </vt:variant>
      <vt:variant>
        <vt:lpwstr/>
      </vt:variant>
      <vt:variant>
        <vt:i4>6815792</vt:i4>
      </vt:variant>
      <vt:variant>
        <vt:i4>0</vt:i4>
      </vt:variant>
      <vt:variant>
        <vt:i4>0</vt:i4>
      </vt:variant>
      <vt:variant>
        <vt:i4>5</vt:i4>
      </vt:variant>
      <vt:variant>
        <vt:lpwstr>http://www.ai.mit.edu/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REPUBLIKA MAKEDONIJA</dc:title>
  <dc:subject/>
  <dc:creator>Elena Petreska</dc:creator>
  <cp:keywords/>
  <cp:lastModifiedBy>Blagoj Ristevski</cp:lastModifiedBy>
  <cp:revision>4</cp:revision>
  <cp:lastPrinted>2026-01-18T17:28:00Z</cp:lastPrinted>
  <dcterms:created xsi:type="dcterms:W3CDTF">2026-01-18T17:28:00Z</dcterms:created>
  <dcterms:modified xsi:type="dcterms:W3CDTF">2026-03-01T20:51:00Z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5a0cc660-3aea-4eb6-b44a-41810f1cd5e2</vt:lpwstr>
  </property>
</Properties>
</file>